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r>
      <w:r w:rsidRPr="000B7A5E">
        <w:rPr>
          <w:rFonts w:ascii="Times New Roman" w:hAnsi="Times New Roman" w:cs="Times New Roman"/>
          <w:sz w:val="28"/>
          <w:szCs w:val="28"/>
        </w:rPr>
        <w:tab/>
      </w:r>
      <w:r w:rsidRPr="000B7A5E">
        <w:rPr>
          <w:rFonts w:ascii="Times New Roman" w:hAnsi="Times New Roman" w:cs="Times New Roman"/>
          <w:sz w:val="28"/>
          <w:szCs w:val="28"/>
        </w:rPr>
        <w:tab/>
      </w:r>
    </w:p>
    <w:p w:rsidR="002962A0"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r>
      <w:r w:rsidRPr="000B7A5E">
        <w:rPr>
          <w:rFonts w:ascii="Times New Roman" w:hAnsi="Times New Roman" w:cs="Times New Roman"/>
          <w:sz w:val="28"/>
          <w:szCs w:val="28"/>
        </w:rPr>
        <w:tab/>
      </w:r>
    </w:p>
    <w:p w:rsidR="002962A0" w:rsidRDefault="002962A0" w:rsidP="00316437">
      <w:pPr>
        <w:pStyle w:val="NoSpacing"/>
        <w:rPr>
          <w:rFonts w:ascii="Times New Roman" w:hAnsi="Times New Roman" w:cs="Times New Roman"/>
          <w:sz w:val="28"/>
          <w:szCs w:val="28"/>
        </w:rPr>
      </w:pPr>
    </w:p>
    <w:p w:rsidR="002962A0" w:rsidRDefault="002962A0" w:rsidP="00316437">
      <w:pPr>
        <w:pStyle w:val="NoSpacing"/>
        <w:rPr>
          <w:rFonts w:ascii="Times New Roman" w:hAnsi="Times New Roman" w:cs="Times New Roman"/>
          <w:sz w:val="28"/>
          <w:szCs w:val="28"/>
        </w:rPr>
      </w:pPr>
    </w:p>
    <w:p w:rsidR="005C5D7D" w:rsidRPr="00A360BD" w:rsidRDefault="002962A0" w:rsidP="00316437">
      <w:pPr>
        <w:pStyle w:val="NoSpacing"/>
        <w:rPr>
          <w:rFonts w:ascii="Times New Roman" w:hAnsi="Times New Roman" w:cs="Times New Roman"/>
          <w:b/>
          <w:color w:val="000000" w:themeColor="text1"/>
          <w:sz w:val="52"/>
          <w:szCs w:val="52"/>
        </w:rPr>
      </w:pPr>
      <w:r>
        <w:rPr>
          <w:rFonts w:ascii="Times New Roman" w:hAnsi="Times New Roman" w:cs="Times New Roman"/>
          <w:sz w:val="28"/>
          <w:szCs w:val="28"/>
        </w:rPr>
        <w:tab/>
      </w:r>
      <w:r>
        <w:rPr>
          <w:rFonts w:ascii="Times New Roman" w:hAnsi="Times New Roman" w:cs="Times New Roman"/>
          <w:sz w:val="28"/>
          <w:szCs w:val="28"/>
        </w:rPr>
        <w:tab/>
      </w:r>
      <w:r w:rsidR="005C5D7D" w:rsidRPr="00A360BD">
        <w:rPr>
          <w:rFonts w:ascii="Times New Roman" w:hAnsi="Times New Roman" w:cs="Times New Roman"/>
          <w:b/>
          <w:color w:val="000000" w:themeColor="text1"/>
          <w:sz w:val="52"/>
          <w:szCs w:val="52"/>
        </w:rPr>
        <w:t xml:space="preserve">HADOOP INTRODUCTION </w:t>
      </w:r>
      <w:r w:rsidR="005C5D7D" w:rsidRPr="00A360BD">
        <w:rPr>
          <w:rFonts w:ascii="Times New Roman" w:hAnsi="Times New Roman" w:cs="Times New Roman"/>
          <w:b/>
          <w:color w:val="000000" w:themeColor="text1"/>
          <w:sz w:val="52"/>
          <w:szCs w:val="52"/>
        </w:rPr>
        <w:br w:type="page"/>
      </w:r>
    </w:p>
    <w:p w:rsidR="005C5D7D" w:rsidRPr="00A360BD" w:rsidRDefault="005C5D7D" w:rsidP="00316437">
      <w:pPr>
        <w:pStyle w:val="NoSpacing"/>
        <w:rPr>
          <w:rFonts w:ascii="Times New Roman" w:hAnsi="Times New Roman" w:cs="Times New Roman"/>
          <w:b/>
          <w:sz w:val="36"/>
          <w:szCs w:val="36"/>
        </w:rPr>
      </w:pPr>
      <w:proofErr w:type="gramStart"/>
      <w:r w:rsidRPr="00A360BD">
        <w:rPr>
          <w:rFonts w:ascii="Times New Roman" w:hAnsi="Times New Roman" w:cs="Times New Roman"/>
          <w:b/>
          <w:sz w:val="36"/>
          <w:szCs w:val="36"/>
        </w:rPr>
        <w:lastRenderedPageBreak/>
        <w:t xml:space="preserve">HADOOP </w:t>
      </w:r>
      <w:r w:rsidR="00316437" w:rsidRPr="00A360BD">
        <w:rPr>
          <w:rFonts w:ascii="Times New Roman" w:hAnsi="Times New Roman" w:cs="Times New Roman"/>
          <w:b/>
          <w:sz w:val="36"/>
          <w:szCs w:val="36"/>
        </w:rPr>
        <w:t xml:space="preserve"> </w:t>
      </w:r>
      <w:r w:rsidRPr="00A360BD">
        <w:rPr>
          <w:rFonts w:ascii="Times New Roman" w:hAnsi="Times New Roman" w:cs="Times New Roman"/>
          <w:b/>
          <w:sz w:val="36"/>
          <w:szCs w:val="36"/>
        </w:rPr>
        <w:t>INTRODUCTION</w:t>
      </w:r>
      <w:proofErr w:type="gramEnd"/>
      <w:r w:rsidRPr="00A360BD">
        <w:rPr>
          <w:rFonts w:ascii="Times New Roman" w:hAnsi="Times New Roman" w:cs="Times New Roman"/>
          <w:b/>
          <w:sz w:val="36"/>
          <w:szCs w:val="36"/>
        </w:rPr>
        <w:t xml:space="preserve"> :</w:t>
      </w:r>
    </w:p>
    <w:p w:rsidR="00316437" w:rsidRPr="000B7A5E" w:rsidRDefault="00316437" w:rsidP="00316437">
      <w:pPr>
        <w:pStyle w:val="NoSpacing"/>
        <w:rPr>
          <w:rFonts w:ascii="Times New Roman" w:hAnsi="Times New Roman" w:cs="Times New Roman"/>
          <w:b/>
          <w:sz w:val="28"/>
          <w:szCs w:val="28"/>
        </w:rPr>
      </w:pP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b/>
          <w:sz w:val="28"/>
          <w:szCs w:val="28"/>
        </w:rPr>
        <w:t>1.</w:t>
      </w:r>
      <w:r w:rsidR="00316437"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is BIG DATA?</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Big Data is nothing but an assortment of such a huge and complex data that it becomes very tedious to capture, store, process, retrieve and analyze it with the help of on-hand database management tools or traditional data processing techniques.</w:t>
      </w: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2.</w:t>
      </w:r>
      <w:r w:rsidR="00316437" w:rsidRPr="000B7A5E">
        <w:rPr>
          <w:rFonts w:ascii="Times New Roman" w:hAnsi="Times New Roman" w:cs="Times New Roman"/>
          <w:b/>
          <w:sz w:val="28"/>
          <w:szCs w:val="28"/>
        </w:rPr>
        <w:t xml:space="preserve"> </w:t>
      </w:r>
      <w:proofErr w:type="gramStart"/>
      <w:r w:rsidRPr="000B7A5E">
        <w:rPr>
          <w:rFonts w:ascii="Times New Roman" w:hAnsi="Times New Roman" w:cs="Times New Roman"/>
          <w:b/>
          <w:sz w:val="28"/>
          <w:szCs w:val="28"/>
        </w:rPr>
        <w:t>According</w:t>
      </w:r>
      <w:proofErr w:type="gramEnd"/>
      <w:r w:rsidRPr="000B7A5E">
        <w:rPr>
          <w:rFonts w:ascii="Times New Roman" w:hAnsi="Times New Roman" w:cs="Times New Roman"/>
          <w:b/>
          <w:sz w:val="28"/>
          <w:szCs w:val="28"/>
        </w:rPr>
        <w:t xml:space="preserve"> to IBM, what are the three characteristics of Big Data?</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According to IBM, the three characteristics of Big Data are:</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bCs/>
          <w:sz w:val="28"/>
          <w:szCs w:val="28"/>
          <w:bdr w:val="none" w:sz="0" w:space="0" w:color="auto" w:frame="1"/>
        </w:rPr>
        <w:t>Volume:</w:t>
      </w:r>
      <w:r w:rsidRPr="000B7A5E">
        <w:rPr>
          <w:rFonts w:ascii="Times New Roman" w:hAnsi="Times New Roman" w:cs="Times New Roman"/>
          <w:sz w:val="28"/>
          <w:szCs w:val="28"/>
        </w:rPr>
        <w:t> Facebook generating 500+ terabytes of data per day</w:t>
      </w:r>
      <w:r w:rsidRPr="000B7A5E">
        <w:rPr>
          <w:rFonts w:ascii="Times New Roman" w:hAnsi="Times New Roman" w:cs="Times New Roman"/>
          <w:bCs/>
          <w:sz w:val="28"/>
          <w:szCs w:val="28"/>
          <w:bdr w:val="none" w:sz="0" w:space="0" w:color="auto" w:frame="1"/>
        </w:rPr>
        <w:t>.</w:t>
      </w:r>
      <w:r w:rsidRPr="000B7A5E">
        <w:rPr>
          <w:rFonts w:ascii="Times New Roman" w:hAnsi="Times New Roman" w:cs="Times New Roman"/>
          <w:sz w:val="28"/>
          <w:szCs w:val="28"/>
        </w:rPr>
        <w:br/>
      </w:r>
      <w:r w:rsidRPr="000B7A5E">
        <w:rPr>
          <w:rFonts w:ascii="Times New Roman" w:hAnsi="Times New Roman" w:cs="Times New Roman"/>
          <w:bCs/>
          <w:sz w:val="28"/>
          <w:szCs w:val="28"/>
          <w:bdr w:val="none" w:sz="0" w:space="0" w:color="auto" w:frame="1"/>
        </w:rPr>
        <w:t>Velocity:</w:t>
      </w:r>
      <w:r w:rsidRPr="000B7A5E">
        <w:rPr>
          <w:rFonts w:ascii="Times New Roman" w:hAnsi="Times New Roman" w:cs="Times New Roman"/>
          <w:bCs/>
          <w:sz w:val="28"/>
          <w:szCs w:val="28"/>
        </w:rPr>
        <w:t> </w:t>
      </w:r>
      <w:r w:rsidRPr="000B7A5E">
        <w:rPr>
          <w:rFonts w:ascii="Times New Roman" w:hAnsi="Times New Roman" w:cs="Times New Roman"/>
          <w:sz w:val="28"/>
          <w:szCs w:val="28"/>
        </w:rPr>
        <w:t>Analyzing 2 million records each day to identify the reason for losses.</w:t>
      </w:r>
      <w:r w:rsidRPr="000B7A5E">
        <w:rPr>
          <w:rFonts w:ascii="Times New Roman" w:hAnsi="Times New Roman" w:cs="Times New Roman"/>
          <w:sz w:val="28"/>
          <w:szCs w:val="28"/>
        </w:rPr>
        <w:br/>
      </w:r>
      <w:r w:rsidRPr="000B7A5E">
        <w:rPr>
          <w:rFonts w:ascii="Times New Roman" w:hAnsi="Times New Roman" w:cs="Times New Roman"/>
          <w:bCs/>
          <w:sz w:val="28"/>
          <w:szCs w:val="28"/>
          <w:bdr w:val="none" w:sz="0" w:space="0" w:color="auto" w:frame="1"/>
        </w:rPr>
        <w:t>Variety:</w:t>
      </w:r>
      <w:r w:rsidRPr="000B7A5E">
        <w:rPr>
          <w:rFonts w:ascii="Times New Roman" w:hAnsi="Times New Roman" w:cs="Times New Roman"/>
          <w:bCs/>
          <w:sz w:val="28"/>
          <w:szCs w:val="28"/>
        </w:rPr>
        <w:t> </w:t>
      </w:r>
      <w:r w:rsidRPr="000B7A5E">
        <w:rPr>
          <w:rFonts w:ascii="Times New Roman" w:hAnsi="Times New Roman" w:cs="Times New Roman"/>
          <w:sz w:val="28"/>
          <w:szCs w:val="28"/>
        </w:rPr>
        <w:t>images, audio, video,</w:t>
      </w:r>
      <w:r w:rsidRPr="000B7A5E">
        <w:rPr>
          <w:rFonts w:ascii="Times New Roman" w:hAnsi="Times New Roman" w:cs="Times New Roman"/>
          <w:bCs/>
          <w:sz w:val="28"/>
          <w:szCs w:val="28"/>
        </w:rPr>
        <w:t> </w:t>
      </w:r>
      <w:r w:rsidRPr="000B7A5E">
        <w:rPr>
          <w:rFonts w:ascii="Times New Roman" w:hAnsi="Times New Roman" w:cs="Times New Roman"/>
          <w:sz w:val="28"/>
          <w:szCs w:val="28"/>
        </w:rPr>
        <w:t>sensor data, log files, etc.</w:t>
      </w: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3.</w:t>
      </w:r>
      <w:r w:rsidR="00316437"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is Hadoop?</w:t>
      </w:r>
      <w:r w:rsidR="00316437" w:rsidRPr="000B7A5E">
        <w:rPr>
          <w:rFonts w:ascii="Times New Roman" w:hAnsi="Times New Roman" w:cs="Times New Roman"/>
          <w:b/>
          <w:sz w:val="28"/>
          <w:szCs w:val="28"/>
        </w:rPr>
        <w:tab/>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Hadoop is </w:t>
      </w:r>
      <w:proofErr w:type="gramStart"/>
      <w:r w:rsidRPr="000B7A5E">
        <w:rPr>
          <w:rFonts w:ascii="Times New Roman" w:hAnsi="Times New Roman" w:cs="Times New Roman"/>
          <w:sz w:val="28"/>
          <w:szCs w:val="28"/>
        </w:rPr>
        <w:t>a</w:t>
      </w:r>
      <w:proofErr w:type="gramEnd"/>
      <w:r w:rsidRPr="000B7A5E">
        <w:rPr>
          <w:rFonts w:ascii="Times New Roman" w:hAnsi="Times New Roman" w:cs="Times New Roman"/>
          <w:sz w:val="28"/>
          <w:szCs w:val="28"/>
        </w:rPr>
        <w:t xml:space="preserve"> Open source framework for creating distributed applications that process huge anount of data.</w:t>
      </w: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4. Why the name ‘Hadoop’?</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Hadoop doesn’t have any expanding version like ‘oops’. The charming yellow elephant you see is basically named after Doug’s son’s toy elephant!</w:t>
      </w:r>
    </w:p>
    <w:p w:rsidR="005C5D7D" w:rsidRPr="000B7A5E" w:rsidRDefault="005C5D7D" w:rsidP="00316437">
      <w:pPr>
        <w:pStyle w:val="NoSpacing"/>
        <w:rPr>
          <w:rFonts w:ascii="Times New Roman" w:hAnsi="Times New Roman" w:cs="Times New Roman"/>
          <w:sz w:val="28"/>
          <w:szCs w:val="28"/>
        </w:rPr>
      </w:pPr>
    </w:p>
    <w:p w:rsidR="000B7A5E" w:rsidRDefault="000B7A5E" w:rsidP="00316437">
      <w:pPr>
        <w:pStyle w:val="NoSpacing"/>
        <w:rPr>
          <w:rFonts w:ascii="Times New Roman" w:hAnsi="Times New Roman" w:cs="Times New Roman"/>
          <w:b/>
          <w:sz w:val="28"/>
          <w:szCs w:val="28"/>
        </w:rPr>
      </w:pPr>
    </w:p>
    <w:p w:rsidR="000B7A5E" w:rsidRDefault="000B7A5E" w:rsidP="00316437">
      <w:pPr>
        <w:pStyle w:val="NoSpacing"/>
        <w:rPr>
          <w:rFonts w:ascii="Times New Roman" w:hAnsi="Times New Roman" w:cs="Times New Roman"/>
          <w:b/>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5.</w:t>
      </w:r>
      <w:r w:rsidR="00316437"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Why do we need Hadoop?</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Everyday a large amount of unstructured data is getting dumped into our machines. The major challenge is not to store large data sets in our systems but to retrieve and analyze the big data in the </w:t>
      </w:r>
      <w:proofErr w:type="gramStart"/>
      <w:r w:rsidRPr="000B7A5E">
        <w:rPr>
          <w:rFonts w:ascii="Times New Roman" w:hAnsi="Times New Roman" w:cs="Times New Roman"/>
          <w:sz w:val="28"/>
          <w:szCs w:val="28"/>
        </w:rPr>
        <w:t>organizations, that</w:t>
      </w:r>
      <w:proofErr w:type="gramEnd"/>
      <w:r w:rsidRPr="000B7A5E">
        <w:rPr>
          <w:rFonts w:ascii="Times New Roman" w:hAnsi="Times New Roman" w:cs="Times New Roman"/>
          <w:sz w:val="28"/>
          <w:szCs w:val="28"/>
        </w:rPr>
        <w:t xml:space="preserve"> too data present in different machines at different locations. In this situation a necessity for Hadoop arises. Hadoop has the ability to analyze the data present in different machines at different locations very quickly and in a very cost effective way. It uses the concept of MapReduce which enables it to divide the query into small parts and process them in parallel. This is also known as parallel computing.</w:t>
      </w: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6.</w:t>
      </w:r>
      <w:r w:rsidR="00316437"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are some of the characteristics of Hadoop framework?</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Hadoop framework is written in Java. It is designed to solve problems that involve analyzing large data (e.g. petabytes). The programming model is based on Google’s MapReduce. The infrastructure is based on Google’s Big Data and Distributed File System. Hadoop handles large files/data throughput and supports </w:t>
      </w:r>
      <w:r w:rsidRPr="000B7A5E">
        <w:rPr>
          <w:rFonts w:ascii="Times New Roman" w:hAnsi="Times New Roman" w:cs="Times New Roman"/>
          <w:sz w:val="28"/>
          <w:szCs w:val="28"/>
        </w:rPr>
        <w:lastRenderedPageBreak/>
        <w:t>data intensive distributed applications. Hadoop is scalable as more nodes can be easily added to it.</w:t>
      </w: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7.</w:t>
      </w:r>
      <w:r w:rsidR="00316437"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is the basic difference between traditional RDBMS and Hadoop?</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iCs/>
          <w:sz w:val="28"/>
          <w:szCs w:val="28"/>
          <w:bdr w:val="none" w:sz="0" w:space="0" w:color="auto" w:frame="1"/>
        </w:rPr>
        <w:tab/>
        <w:t>Traditional RDBMS</w:t>
      </w:r>
      <w:r w:rsidRPr="000B7A5E">
        <w:rPr>
          <w:rFonts w:ascii="Times New Roman" w:hAnsi="Times New Roman" w:cs="Times New Roman"/>
          <w:sz w:val="28"/>
          <w:szCs w:val="28"/>
        </w:rPr>
        <w:t> is used for transactional systems to report and archive the data, whereas </w:t>
      </w:r>
      <w:r w:rsidRPr="000B7A5E">
        <w:rPr>
          <w:rFonts w:ascii="Times New Roman" w:hAnsi="Times New Roman" w:cs="Times New Roman"/>
          <w:iCs/>
          <w:sz w:val="28"/>
          <w:szCs w:val="28"/>
          <w:bdr w:val="none" w:sz="0" w:space="0" w:color="auto" w:frame="1"/>
        </w:rPr>
        <w:t>Hadoop</w:t>
      </w:r>
      <w:r w:rsidRPr="000B7A5E">
        <w:rPr>
          <w:rFonts w:ascii="Times New Roman" w:hAnsi="Times New Roman" w:cs="Times New Roman"/>
          <w:sz w:val="28"/>
          <w:szCs w:val="28"/>
        </w:rPr>
        <w:t xml:space="preserve"> is an approach to store huge amount of data in the distributed file system and process it. RDBMS will be useful when you want to seek one record from </w:t>
      </w:r>
      <w:proofErr w:type="gramStart"/>
      <w:r w:rsidRPr="000B7A5E">
        <w:rPr>
          <w:rFonts w:ascii="Times New Roman" w:hAnsi="Times New Roman" w:cs="Times New Roman"/>
          <w:sz w:val="28"/>
          <w:szCs w:val="28"/>
        </w:rPr>
        <w:t>Big</w:t>
      </w:r>
      <w:proofErr w:type="gramEnd"/>
      <w:r w:rsidRPr="000B7A5E">
        <w:rPr>
          <w:rFonts w:ascii="Times New Roman" w:hAnsi="Times New Roman" w:cs="Times New Roman"/>
          <w:sz w:val="28"/>
          <w:szCs w:val="28"/>
        </w:rPr>
        <w:t xml:space="preserve"> data, whereas, Hadoop will be useful when you want Big data in one shot and perform analysis on that later.</w:t>
      </w:r>
    </w:p>
    <w:p w:rsidR="001A28E0" w:rsidRPr="000B7A5E" w:rsidRDefault="001A28E0"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8.</w:t>
      </w:r>
      <w:r w:rsidR="001A28E0"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is structured and unstructured data?</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Structured data is the data that is easily identifiable as it is organized in a structure. The most common form of structured data is a database where specific information is stored in tables,</w:t>
      </w:r>
      <w:r w:rsidRPr="000B7A5E">
        <w:rPr>
          <w:rFonts w:ascii="Times New Roman" w:hAnsi="Times New Roman" w:cs="Times New Roman"/>
          <w:iCs/>
          <w:sz w:val="28"/>
          <w:szCs w:val="28"/>
          <w:bdr w:val="none" w:sz="0" w:space="0" w:color="auto" w:frame="1"/>
        </w:rPr>
        <w:t> that is,</w:t>
      </w:r>
      <w:r w:rsidRPr="000B7A5E">
        <w:rPr>
          <w:rFonts w:ascii="Times New Roman" w:hAnsi="Times New Roman" w:cs="Times New Roman"/>
          <w:sz w:val="28"/>
          <w:szCs w:val="28"/>
        </w:rPr>
        <w:t> rows and columns. Unstructured data refers to any data that cannot be identified easily. It could be in the form of images, videos, documents, email, logs and random text. It is not in the form of rows and columns.</w:t>
      </w: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9.</w:t>
      </w:r>
      <w:r w:rsidR="001A28E0"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are the core components of Hadoop?</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Core components of Hadoop are HDFS and MapReduce. HDFS is basically used to store large data sets and MapReduce is used to process such large data sets.</w:t>
      </w: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10</w:t>
      </w:r>
      <w:r w:rsidR="001A28E0" w:rsidRPr="000B7A5E">
        <w:rPr>
          <w:rFonts w:ascii="Times New Roman" w:hAnsi="Times New Roman" w:cs="Times New Roman"/>
          <w:b/>
          <w:sz w:val="28"/>
          <w:szCs w:val="28"/>
        </w:rPr>
        <w:t>. W</w:t>
      </w:r>
      <w:r w:rsidRPr="000B7A5E">
        <w:rPr>
          <w:rFonts w:ascii="Times New Roman" w:hAnsi="Times New Roman" w:cs="Times New Roman"/>
          <w:b/>
          <w:sz w:val="28"/>
          <w:szCs w:val="28"/>
        </w:rPr>
        <w:t>hat is a Hadoop Cluster?</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Collection of all hadoop cluster </w:t>
      </w:r>
      <w:proofErr w:type="gramStart"/>
      <w:r w:rsidRPr="000B7A5E">
        <w:rPr>
          <w:rFonts w:ascii="Times New Roman" w:hAnsi="Times New Roman" w:cs="Times New Roman"/>
          <w:sz w:val="28"/>
          <w:szCs w:val="28"/>
        </w:rPr>
        <w:t>nodes(</w:t>
      </w:r>
      <w:proofErr w:type="gramEnd"/>
      <w:r w:rsidRPr="000B7A5E">
        <w:rPr>
          <w:rFonts w:ascii="Times New Roman" w:hAnsi="Times New Roman" w:cs="Times New Roman"/>
          <w:sz w:val="28"/>
          <w:szCs w:val="28"/>
        </w:rPr>
        <w:t>Both HDFS &amp; Map Reduce components must be running in the node) which are aprt of common and dedicated network is called hadoop cluster.</w:t>
      </w:r>
    </w:p>
    <w:p w:rsidR="005C5D7D" w:rsidRDefault="005C5D7D" w:rsidP="00316437">
      <w:pPr>
        <w:pStyle w:val="NoSpacing"/>
        <w:rPr>
          <w:rFonts w:ascii="Times New Roman" w:hAnsi="Times New Roman" w:cs="Times New Roman"/>
          <w:b/>
          <w:sz w:val="28"/>
          <w:szCs w:val="28"/>
        </w:rPr>
      </w:pPr>
    </w:p>
    <w:p w:rsidR="005C5D7D" w:rsidRPr="000B7A5E" w:rsidRDefault="005C5D7D" w:rsidP="00316437">
      <w:pPr>
        <w:pStyle w:val="NoSpacing"/>
        <w:rPr>
          <w:rFonts w:ascii="Times New Roman" w:hAnsi="Times New Roman" w:cs="Times New Roman"/>
          <w:b/>
          <w:sz w:val="28"/>
          <w:szCs w:val="28"/>
        </w:rPr>
      </w:pPr>
      <w:proofErr w:type="gramStart"/>
      <w:r w:rsidRPr="000B7A5E">
        <w:rPr>
          <w:rFonts w:ascii="Times New Roman" w:hAnsi="Times New Roman" w:cs="Times New Roman"/>
          <w:b/>
          <w:sz w:val="28"/>
          <w:szCs w:val="28"/>
        </w:rPr>
        <w:t>HDFS :</w:t>
      </w:r>
      <w:proofErr w:type="gramEnd"/>
      <w:r w:rsidRPr="000B7A5E">
        <w:rPr>
          <w:rFonts w:ascii="Times New Roman" w:hAnsi="Times New Roman" w:cs="Times New Roman"/>
          <w:b/>
          <w:sz w:val="28"/>
          <w:szCs w:val="28"/>
        </w:rPr>
        <w:t xml:space="preserve"> </w:t>
      </w:r>
      <w:r w:rsidR="001A28E0" w:rsidRPr="000B7A5E">
        <w:rPr>
          <w:rFonts w:ascii="Times New Roman" w:hAnsi="Times New Roman" w:cs="Times New Roman"/>
          <w:b/>
          <w:sz w:val="28"/>
          <w:szCs w:val="28"/>
        </w:rPr>
        <w:t>HADOOP DISTRIBUTED FILE SYS</w:t>
      </w:r>
      <w:r w:rsidRPr="000B7A5E">
        <w:rPr>
          <w:rFonts w:ascii="Times New Roman" w:hAnsi="Times New Roman" w:cs="Times New Roman"/>
          <w:b/>
          <w:sz w:val="28"/>
          <w:szCs w:val="28"/>
        </w:rPr>
        <w:t>TEM</w:t>
      </w:r>
    </w:p>
    <w:p w:rsidR="001A28E0" w:rsidRPr="000B7A5E" w:rsidRDefault="001A28E0" w:rsidP="00316437">
      <w:pPr>
        <w:pStyle w:val="NoSpacing"/>
        <w:rPr>
          <w:rFonts w:ascii="Times New Roman" w:hAnsi="Times New Roman" w:cs="Times New Roman"/>
          <w:bCs/>
          <w:sz w:val="28"/>
          <w:szCs w:val="28"/>
        </w:rPr>
      </w:pPr>
    </w:p>
    <w:p w:rsidR="005C5D7D" w:rsidRPr="000B7A5E" w:rsidRDefault="005C5D7D" w:rsidP="00316437">
      <w:pPr>
        <w:pStyle w:val="NoSpacing"/>
        <w:rPr>
          <w:rFonts w:ascii="Times New Roman" w:hAnsi="Times New Roman" w:cs="Times New Roman"/>
          <w:b/>
          <w:bCs/>
          <w:sz w:val="28"/>
          <w:szCs w:val="28"/>
        </w:rPr>
      </w:pPr>
      <w:r w:rsidRPr="000B7A5E">
        <w:rPr>
          <w:rFonts w:ascii="Times New Roman" w:hAnsi="Times New Roman" w:cs="Times New Roman"/>
          <w:b/>
          <w:bCs/>
          <w:sz w:val="28"/>
          <w:szCs w:val="28"/>
        </w:rPr>
        <w:t>11</w:t>
      </w:r>
      <w:proofErr w:type="gramStart"/>
      <w:r w:rsidRPr="000B7A5E">
        <w:rPr>
          <w:rFonts w:ascii="Times New Roman" w:hAnsi="Times New Roman" w:cs="Times New Roman"/>
          <w:b/>
          <w:bCs/>
          <w:sz w:val="28"/>
          <w:szCs w:val="28"/>
        </w:rPr>
        <w:t>.What</w:t>
      </w:r>
      <w:proofErr w:type="gramEnd"/>
      <w:r w:rsidRPr="000B7A5E">
        <w:rPr>
          <w:rFonts w:ascii="Times New Roman" w:hAnsi="Times New Roman" w:cs="Times New Roman"/>
          <w:b/>
          <w:bCs/>
          <w:sz w:val="28"/>
          <w:szCs w:val="28"/>
        </w:rPr>
        <w:t xml:space="preserve"> is HDFS?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HDFS is a file system designed for storing very large files with streaming data access patterns, running clusters on commodity hardware.</w:t>
      </w:r>
    </w:p>
    <w:p w:rsidR="005C5D7D" w:rsidRPr="000B7A5E" w:rsidRDefault="005C5D7D" w:rsidP="00316437">
      <w:pPr>
        <w:pStyle w:val="NoSpacing"/>
        <w:rPr>
          <w:rFonts w:ascii="Times New Roman" w:hAnsi="Times New Roman" w:cs="Times New Roman"/>
          <w:bCs/>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12</w:t>
      </w:r>
      <w:r w:rsidRPr="000B7A5E">
        <w:rPr>
          <w:rFonts w:ascii="Times New Roman" w:hAnsi="Times New Roman" w:cs="Times New Roman"/>
          <w:b/>
          <w:sz w:val="28"/>
          <w:szCs w:val="28"/>
        </w:rPr>
        <w:t>.</w:t>
      </w:r>
      <w:r w:rsidR="001A28E0"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are the key features of HDFS?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HDFS is highly fault-tolerant, with high throughput, suitable for applications with large data sets, streaming access to file system data and can be built out of commodity hardware.</w:t>
      </w:r>
    </w:p>
    <w:p w:rsidR="005C5D7D" w:rsidRPr="000B7A5E" w:rsidRDefault="005C5D7D" w:rsidP="00316437">
      <w:pPr>
        <w:pStyle w:val="NoSpacing"/>
        <w:rPr>
          <w:rFonts w:ascii="Times New Roman" w:hAnsi="Times New Roman" w:cs="Times New Roman"/>
          <w:bCs/>
          <w:sz w:val="28"/>
          <w:szCs w:val="28"/>
        </w:rPr>
      </w:pPr>
    </w:p>
    <w:p w:rsidR="003446B8" w:rsidRDefault="003446B8" w:rsidP="00316437">
      <w:pPr>
        <w:pStyle w:val="NoSpacing"/>
        <w:rPr>
          <w:rFonts w:ascii="Times New Roman" w:hAnsi="Times New Roman" w:cs="Times New Roman"/>
          <w:b/>
          <w:bCs/>
          <w:sz w:val="28"/>
          <w:szCs w:val="28"/>
        </w:rPr>
      </w:pPr>
    </w:p>
    <w:p w:rsidR="003446B8" w:rsidRDefault="003446B8" w:rsidP="00316437">
      <w:pPr>
        <w:pStyle w:val="NoSpacing"/>
        <w:rPr>
          <w:rFonts w:ascii="Times New Roman" w:hAnsi="Times New Roman" w:cs="Times New Roman"/>
          <w:b/>
          <w:bCs/>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lastRenderedPageBreak/>
        <w:t>13</w:t>
      </w:r>
      <w:r w:rsidRPr="000B7A5E">
        <w:rPr>
          <w:rFonts w:ascii="Times New Roman" w:hAnsi="Times New Roman" w:cs="Times New Roman"/>
          <w:b/>
          <w:sz w:val="28"/>
          <w:szCs w:val="28"/>
        </w:rPr>
        <w:t>.</w:t>
      </w:r>
      <w:r w:rsidR="001A28E0"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is Fault Tolerance?</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Suppose you have a file stored in a system, and due to some technical problem that file gets destroyed. Then there is no chance of getting the data back present in that file. To avoid such situations, Hadoop has introduced the feature of fault tolerance in HDFS. In Hadoop, when we store a file, it automatically gets replicated at two other locations also. So even if one or two of the systems collapse, the file is still available on the third system.</w:t>
      </w:r>
    </w:p>
    <w:p w:rsidR="005C5D7D" w:rsidRPr="000B7A5E" w:rsidRDefault="005C5D7D" w:rsidP="00316437">
      <w:pPr>
        <w:pStyle w:val="NoSpacing"/>
        <w:rPr>
          <w:rFonts w:ascii="Times New Roman" w:hAnsi="Times New Roman" w:cs="Times New Roman"/>
          <w:bCs/>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14</w:t>
      </w:r>
      <w:r w:rsidRPr="000B7A5E">
        <w:rPr>
          <w:rFonts w:ascii="Times New Roman" w:hAnsi="Times New Roman" w:cs="Times New Roman"/>
          <w:b/>
          <w:sz w:val="28"/>
          <w:szCs w:val="28"/>
        </w:rPr>
        <w:t>.</w:t>
      </w:r>
      <w:r w:rsidR="001A28E0"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is throughput? How does HDFS get a good throughput?</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iCs/>
          <w:sz w:val="28"/>
          <w:szCs w:val="28"/>
          <w:bdr w:val="none" w:sz="0" w:space="0" w:color="auto" w:frame="1"/>
        </w:rPr>
        <w:tab/>
        <w:t>Throughput</w:t>
      </w:r>
      <w:r w:rsidRPr="000B7A5E">
        <w:rPr>
          <w:rFonts w:ascii="Times New Roman" w:hAnsi="Times New Roman" w:cs="Times New Roman"/>
          <w:sz w:val="28"/>
          <w:szCs w:val="28"/>
        </w:rPr>
        <w:t xml:space="preserve"> is the amount of work done in a unit time. It describes how fast the data is getting accessed from the system and it is usually used to measure performance of the system. In HDFS, when we want to perform a task or an action, then the work is divided and </w:t>
      </w:r>
      <w:proofErr w:type="gramStart"/>
      <w:r w:rsidRPr="000B7A5E">
        <w:rPr>
          <w:rFonts w:ascii="Times New Roman" w:hAnsi="Times New Roman" w:cs="Times New Roman"/>
          <w:sz w:val="28"/>
          <w:szCs w:val="28"/>
        </w:rPr>
        <w:t>shared  among</w:t>
      </w:r>
      <w:proofErr w:type="gramEnd"/>
      <w:r w:rsidRPr="000B7A5E">
        <w:rPr>
          <w:rFonts w:ascii="Times New Roman" w:hAnsi="Times New Roman" w:cs="Times New Roman"/>
          <w:sz w:val="28"/>
          <w:szCs w:val="28"/>
        </w:rPr>
        <w:t xml:space="preserve"> different systems. So all the systems will be executing the tasks assigned to them independently and in parallel. So the work will be completed in a very short period of time. In this way, the HDFS gives good throughput. By reading data in parallel, we decrease the actual time to read data tremendously.</w:t>
      </w:r>
    </w:p>
    <w:p w:rsidR="005C5D7D" w:rsidRPr="000B7A5E" w:rsidRDefault="005C5D7D" w:rsidP="00316437">
      <w:pPr>
        <w:pStyle w:val="NoSpacing"/>
        <w:rPr>
          <w:rFonts w:ascii="Times New Roman" w:hAnsi="Times New Roman" w:cs="Times New Roman"/>
          <w:bCs/>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15</w:t>
      </w:r>
      <w:r w:rsidRPr="000B7A5E">
        <w:rPr>
          <w:rFonts w:ascii="Times New Roman" w:hAnsi="Times New Roman" w:cs="Times New Roman"/>
          <w:b/>
          <w:sz w:val="28"/>
          <w:szCs w:val="28"/>
        </w:rPr>
        <w:t>.</w:t>
      </w:r>
      <w:r w:rsidR="001A28E0"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is streaming access?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As HDFS works on the principle of ‘</w:t>
      </w:r>
      <w:r w:rsidRPr="000B7A5E">
        <w:rPr>
          <w:rFonts w:ascii="Times New Roman" w:hAnsi="Times New Roman" w:cs="Times New Roman"/>
          <w:iCs/>
          <w:sz w:val="28"/>
          <w:szCs w:val="28"/>
          <w:bdr w:val="none" w:sz="0" w:space="0" w:color="auto" w:frame="1"/>
        </w:rPr>
        <w:t xml:space="preserve">Write Once, Read </w:t>
      </w:r>
      <w:proofErr w:type="gramStart"/>
      <w:r w:rsidRPr="000B7A5E">
        <w:rPr>
          <w:rFonts w:ascii="Times New Roman" w:hAnsi="Times New Roman" w:cs="Times New Roman"/>
          <w:iCs/>
          <w:sz w:val="28"/>
          <w:szCs w:val="28"/>
          <w:bdr w:val="none" w:sz="0" w:space="0" w:color="auto" w:frame="1"/>
        </w:rPr>
        <w:t>Many</w:t>
      </w:r>
      <w:proofErr w:type="gramEnd"/>
      <w:r w:rsidRPr="000B7A5E">
        <w:rPr>
          <w:rFonts w:ascii="Times New Roman" w:hAnsi="Times New Roman" w:cs="Times New Roman"/>
          <w:sz w:val="28"/>
          <w:szCs w:val="28"/>
        </w:rPr>
        <w:t>‘, the feature of streaming access is extremely important in HDFS. HDFS focuses not so much on storing the data but how to retrieve it at the fastest possible speed, especially while analyzing logs. In HDFS, reading the complete data is more important than the time taken to fetch a single record from the data.</w:t>
      </w:r>
    </w:p>
    <w:p w:rsidR="005C5D7D" w:rsidRPr="000B7A5E" w:rsidRDefault="005C5D7D" w:rsidP="00316437">
      <w:pPr>
        <w:pStyle w:val="NoSpacing"/>
        <w:rPr>
          <w:rFonts w:ascii="Times New Roman" w:hAnsi="Times New Roman" w:cs="Times New Roman"/>
          <w:bCs/>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16</w:t>
      </w:r>
      <w:r w:rsidRPr="000B7A5E">
        <w:rPr>
          <w:rFonts w:ascii="Times New Roman" w:hAnsi="Times New Roman" w:cs="Times New Roman"/>
          <w:b/>
          <w:sz w:val="28"/>
          <w:szCs w:val="28"/>
        </w:rPr>
        <w:t>.</w:t>
      </w:r>
      <w:r w:rsidR="001A28E0"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Why do we use HDFS for applications having large d</w:t>
      </w:r>
      <w:r w:rsidR="003446B8">
        <w:rPr>
          <w:rFonts w:ascii="Times New Roman" w:hAnsi="Times New Roman" w:cs="Times New Roman"/>
          <w:b/>
          <w:sz w:val="28"/>
          <w:szCs w:val="28"/>
        </w:rPr>
        <w:t xml:space="preserve">ata sets and not when there </w:t>
      </w:r>
      <w:proofErr w:type="gramStart"/>
      <w:r w:rsidR="003446B8">
        <w:rPr>
          <w:rFonts w:ascii="Times New Roman" w:hAnsi="Times New Roman" w:cs="Times New Roman"/>
          <w:b/>
          <w:sz w:val="28"/>
          <w:szCs w:val="28"/>
        </w:rPr>
        <w:t xml:space="preserve">are </w:t>
      </w:r>
      <w:r w:rsidRPr="000B7A5E">
        <w:rPr>
          <w:rFonts w:ascii="Times New Roman" w:hAnsi="Times New Roman" w:cs="Times New Roman"/>
          <w:b/>
          <w:sz w:val="28"/>
          <w:szCs w:val="28"/>
        </w:rPr>
        <w:t>lot</w:t>
      </w:r>
      <w:proofErr w:type="gramEnd"/>
      <w:r w:rsidRPr="000B7A5E">
        <w:rPr>
          <w:rFonts w:ascii="Times New Roman" w:hAnsi="Times New Roman" w:cs="Times New Roman"/>
          <w:b/>
          <w:sz w:val="28"/>
          <w:szCs w:val="28"/>
        </w:rPr>
        <w:t xml:space="preserve"> of small files?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HDFS is more suitable for large amount of data sets in a single file as compared to small amount of data spread across multiple files. This is because Namenode is a very expensive high performance system, so it is not prudent to occupy the space in the Namenode by unnecessary amount of metadata that is generated for multiple small files. So, when there is a large amount of data in a single file, name node will occupy less space. Hence for getting optimized performance, HDFS supports large data sets instead of multiple small files.</w:t>
      </w:r>
    </w:p>
    <w:p w:rsidR="005C5D7D"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17</w:t>
      </w:r>
      <w:r w:rsidRPr="000B7A5E">
        <w:rPr>
          <w:rFonts w:ascii="Times New Roman" w:hAnsi="Times New Roman" w:cs="Times New Roman"/>
          <w:b/>
          <w:sz w:val="28"/>
          <w:szCs w:val="28"/>
        </w:rPr>
        <w:t>.</w:t>
      </w:r>
      <w:r w:rsidR="001A28E0" w:rsidRPr="000B7A5E">
        <w:rPr>
          <w:rFonts w:ascii="Times New Roman" w:hAnsi="Times New Roman" w:cs="Times New Roman"/>
          <w:b/>
          <w:sz w:val="28"/>
          <w:szCs w:val="28"/>
        </w:rPr>
        <w:t xml:space="preserve"> </w:t>
      </w:r>
      <w:r w:rsidRPr="000B7A5E">
        <w:rPr>
          <w:rFonts w:ascii="Times New Roman" w:hAnsi="Times New Roman" w:cs="Times New Roman"/>
          <w:b/>
          <w:sz w:val="28"/>
          <w:szCs w:val="28"/>
        </w:rPr>
        <w:t>What is a ‘block’ in HDFS?</w:t>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sz w:val="28"/>
          <w:szCs w:val="28"/>
        </w:rPr>
        <w:tab/>
        <w:t xml:space="preserve">A ‘block’ is the minimum amount of data that can be read or written. In HDFS, the default block size is 64 MB.Files in HDFS are broken down into block-sized chunks, which are stored as independent units. HDFS blocks are large as </w:t>
      </w:r>
      <w:r w:rsidRPr="000B7A5E">
        <w:rPr>
          <w:rFonts w:ascii="Times New Roman" w:hAnsi="Times New Roman" w:cs="Times New Roman"/>
          <w:sz w:val="28"/>
          <w:szCs w:val="28"/>
        </w:rPr>
        <w:lastRenderedPageBreak/>
        <w:t>compared to disk blocks, particularly to minimize the cost of seeks.</w:t>
      </w:r>
      <w:r w:rsidRPr="000B7A5E">
        <w:rPr>
          <w:rFonts w:ascii="Times New Roman" w:hAnsi="Times New Roman" w:cs="Times New Roman"/>
          <w:color w:val="141823"/>
          <w:sz w:val="28"/>
          <w:szCs w:val="28"/>
        </w:rPr>
        <w:t>we can configure block size i</w:t>
      </w:r>
      <w:proofErr w:type="gramStart"/>
      <w:r w:rsidRPr="000B7A5E">
        <w:rPr>
          <w:rFonts w:ascii="Times New Roman" w:hAnsi="Times New Roman" w:cs="Times New Roman"/>
          <w:color w:val="141823"/>
          <w:sz w:val="28"/>
          <w:szCs w:val="28"/>
        </w:rPr>
        <w:t>,e</w:t>
      </w:r>
      <w:proofErr w:type="gramEnd"/>
      <w:r w:rsidRPr="000B7A5E">
        <w:rPr>
          <w:rFonts w:ascii="Times New Roman" w:hAnsi="Times New Roman" w:cs="Times New Roman"/>
          <w:color w:val="141823"/>
          <w:sz w:val="28"/>
          <w:szCs w:val="28"/>
        </w:rPr>
        <w:t xml:space="preserve"> set block size.</w:t>
      </w:r>
    </w:p>
    <w:p w:rsidR="005C5D7D" w:rsidRPr="000B7A5E" w:rsidRDefault="005C5D7D" w:rsidP="00316437">
      <w:pPr>
        <w:pStyle w:val="NoSpacing"/>
        <w:rPr>
          <w:rFonts w:ascii="Times New Roman" w:hAnsi="Times New Roman" w:cs="Times New Roman"/>
          <w:color w:val="141823"/>
          <w:sz w:val="28"/>
          <w:szCs w:val="28"/>
        </w:rPr>
      </w:pPr>
    </w:p>
    <w:p w:rsidR="005C5D7D" w:rsidRPr="000B7A5E" w:rsidRDefault="005C5D7D" w:rsidP="00316437">
      <w:pPr>
        <w:pStyle w:val="NoSpacing"/>
        <w:rPr>
          <w:rFonts w:ascii="Times New Roman" w:hAnsi="Times New Roman" w:cs="Times New Roman"/>
          <w:b/>
          <w:color w:val="141823"/>
          <w:sz w:val="28"/>
          <w:szCs w:val="28"/>
        </w:rPr>
      </w:pPr>
      <w:r w:rsidRPr="000B7A5E">
        <w:rPr>
          <w:rFonts w:ascii="Times New Roman" w:hAnsi="Times New Roman" w:cs="Times New Roman"/>
          <w:b/>
          <w:color w:val="141823"/>
          <w:sz w:val="28"/>
          <w:szCs w:val="28"/>
        </w:rPr>
        <w:t>18. Why Block size is 64MB?</w:t>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t xml:space="preserve">64MB is very small for </w:t>
      </w:r>
      <w:proofErr w:type="gramStart"/>
      <w:r w:rsidRPr="000B7A5E">
        <w:rPr>
          <w:rFonts w:ascii="Times New Roman" w:hAnsi="Times New Roman" w:cs="Times New Roman"/>
          <w:color w:val="141823"/>
          <w:sz w:val="28"/>
          <w:szCs w:val="28"/>
        </w:rPr>
        <w:t>Bigdata,</w:t>
      </w:r>
      <w:proofErr w:type="gramEnd"/>
      <w:r w:rsidR="001A28E0" w:rsidRPr="000B7A5E">
        <w:rPr>
          <w:rFonts w:ascii="Times New Roman" w:hAnsi="Times New Roman" w:cs="Times New Roman"/>
          <w:color w:val="141823"/>
          <w:sz w:val="28"/>
          <w:szCs w:val="28"/>
        </w:rPr>
        <w:t xml:space="preserve"> </w:t>
      </w:r>
      <w:r w:rsidRPr="000B7A5E">
        <w:rPr>
          <w:rFonts w:ascii="Times New Roman" w:hAnsi="Times New Roman" w:cs="Times New Roman"/>
          <w:color w:val="141823"/>
          <w:sz w:val="28"/>
          <w:szCs w:val="28"/>
        </w:rPr>
        <w:t>block size is proportionate to processing of data.</w:t>
      </w:r>
    </w:p>
    <w:p w:rsidR="005C5D7D" w:rsidRPr="000B7A5E" w:rsidRDefault="005C5D7D" w:rsidP="00316437">
      <w:pPr>
        <w:pStyle w:val="NoSpacing"/>
        <w:rPr>
          <w:rFonts w:ascii="Times New Roman" w:hAnsi="Times New Roman" w:cs="Times New Roman"/>
          <w:color w:val="141823"/>
          <w:sz w:val="28"/>
          <w:szCs w:val="28"/>
        </w:rPr>
      </w:pPr>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color w:val="141823"/>
          <w:sz w:val="28"/>
          <w:szCs w:val="28"/>
        </w:rPr>
        <w:t>19.</w:t>
      </w:r>
      <w:r w:rsidRPr="000B7A5E">
        <w:rPr>
          <w:rFonts w:ascii="Times New Roman" w:hAnsi="Times New Roman" w:cs="Times New Roman"/>
          <w:b/>
          <w:sz w:val="28"/>
          <w:szCs w:val="28"/>
        </w:rPr>
        <w:t xml:space="preserve"> What is replication factor in hadoop?</w:t>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sz w:val="28"/>
          <w:szCs w:val="28"/>
        </w:rPr>
        <w:tab/>
        <w:t xml:space="preserve"> In HDFS‬ cluster which containing block of data is replicated into across cluster the default replication factor in hdfs is 3.</w:t>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p>
    <w:p w:rsidR="001A28E0" w:rsidRPr="000B7A5E" w:rsidRDefault="001A28E0" w:rsidP="00316437">
      <w:pPr>
        <w:pStyle w:val="NoSpacing"/>
        <w:rPr>
          <w:rFonts w:ascii="Times New Roman" w:hAnsi="Times New Roman" w:cs="Times New Roman"/>
          <w:sz w:val="28"/>
          <w:szCs w:val="28"/>
        </w:rPr>
      </w:pPr>
    </w:p>
    <w:p w:rsidR="005C5D7D" w:rsidRPr="000B7A5E" w:rsidRDefault="001A28E0"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20</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are the benefits of block transfer?</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A file can be larger than any single disk in the network. There’s nothing that requires the blocks from a file to be stored on the same disk, so they can take advantage of any of the disks in the cluster. Making the unit of abstraction a block rather than a file simplifies the storage subsystem. Blocks provide fault tolerance and availability. To insure against corrupted blocks and disk and machine failure, each block is replicated to a small number of physically separate machines (typically three). If a block becomes unavailable, a copy can be read from another location in a way that is transparent to the client.</w:t>
      </w:r>
    </w:p>
    <w:p w:rsidR="005C5D7D" w:rsidRPr="000B7A5E" w:rsidRDefault="005C5D7D" w:rsidP="00316437">
      <w:pPr>
        <w:pStyle w:val="NoSpacing"/>
        <w:rPr>
          <w:rFonts w:ascii="Times New Roman" w:hAnsi="Times New Roman" w:cs="Times New Roman"/>
          <w:bCs/>
          <w:sz w:val="28"/>
          <w:szCs w:val="28"/>
        </w:rPr>
      </w:pPr>
    </w:p>
    <w:p w:rsidR="001A28E0" w:rsidRPr="000B7A5E" w:rsidRDefault="001A28E0" w:rsidP="001A28E0">
      <w:pPr>
        <w:pStyle w:val="NoSpacing"/>
        <w:rPr>
          <w:rFonts w:ascii="Times New Roman" w:hAnsi="Times New Roman" w:cs="Times New Roman"/>
          <w:b/>
          <w:color w:val="141823"/>
          <w:sz w:val="28"/>
          <w:szCs w:val="28"/>
        </w:rPr>
      </w:pPr>
      <w:r w:rsidRPr="000B7A5E">
        <w:rPr>
          <w:rFonts w:ascii="Times New Roman" w:hAnsi="Times New Roman" w:cs="Times New Roman"/>
          <w:b/>
          <w:bCs/>
          <w:sz w:val="28"/>
          <w:szCs w:val="28"/>
        </w:rPr>
        <w:t xml:space="preserve">21. </w:t>
      </w:r>
      <w:r w:rsidRPr="000B7A5E">
        <w:rPr>
          <w:rFonts w:ascii="Times New Roman" w:hAnsi="Times New Roman" w:cs="Times New Roman"/>
          <w:b/>
          <w:color w:val="141823"/>
          <w:sz w:val="28"/>
          <w:szCs w:val="28"/>
        </w:rPr>
        <w:t xml:space="preserve">Can we </w:t>
      </w:r>
      <w:proofErr w:type="gramStart"/>
      <w:r w:rsidRPr="000B7A5E">
        <w:rPr>
          <w:rFonts w:ascii="Times New Roman" w:hAnsi="Times New Roman" w:cs="Times New Roman"/>
          <w:b/>
          <w:color w:val="141823"/>
          <w:sz w:val="28"/>
          <w:szCs w:val="28"/>
        </w:rPr>
        <w:t>Configure</w:t>
      </w:r>
      <w:proofErr w:type="gramEnd"/>
      <w:r w:rsidRPr="000B7A5E">
        <w:rPr>
          <w:rFonts w:ascii="Times New Roman" w:hAnsi="Times New Roman" w:cs="Times New Roman"/>
          <w:b/>
          <w:color w:val="141823"/>
          <w:sz w:val="28"/>
          <w:szCs w:val="28"/>
        </w:rPr>
        <w:t xml:space="preserve"> the Block Size?</w:t>
      </w:r>
    </w:p>
    <w:p w:rsidR="001A28E0" w:rsidRPr="000B7A5E" w:rsidRDefault="001A28E0" w:rsidP="001A28E0">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proofErr w:type="gramStart"/>
      <w:r w:rsidRPr="000B7A5E">
        <w:rPr>
          <w:rFonts w:ascii="Times New Roman" w:hAnsi="Times New Roman" w:cs="Times New Roman"/>
          <w:color w:val="141823"/>
          <w:sz w:val="28"/>
          <w:szCs w:val="28"/>
        </w:rPr>
        <w:t>yes</w:t>
      </w:r>
      <w:proofErr w:type="gramEnd"/>
      <w:r w:rsidRPr="000B7A5E">
        <w:rPr>
          <w:rFonts w:ascii="Times New Roman" w:hAnsi="Times New Roman" w:cs="Times New Roman"/>
          <w:color w:val="141823"/>
          <w:sz w:val="28"/>
          <w:szCs w:val="28"/>
        </w:rPr>
        <w:t>. Block size can be configures in "hdfs-site.xml"</w:t>
      </w:r>
    </w:p>
    <w:p w:rsidR="001A28E0" w:rsidRPr="000B7A5E" w:rsidRDefault="001A28E0" w:rsidP="001A28E0">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t>&lt;</w:t>
      </w:r>
      <w:proofErr w:type="gramStart"/>
      <w:r w:rsidRPr="000B7A5E">
        <w:rPr>
          <w:rFonts w:ascii="Times New Roman" w:hAnsi="Times New Roman" w:cs="Times New Roman"/>
          <w:color w:val="141823"/>
          <w:sz w:val="28"/>
          <w:szCs w:val="28"/>
        </w:rPr>
        <w:t>configuration</w:t>
      </w:r>
      <w:proofErr w:type="gramEnd"/>
      <w:r w:rsidRPr="000B7A5E">
        <w:rPr>
          <w:rFonts w:ascii="Times New Roman" w:hAnsi="Times New Roman" w:cs="Times New Roman"/>
          <w:color w:val="141823"/>
          <w:sz w:val="28"/>
          <w:szCs w:val="28"/>
        </w:rPr>
        <w:t>&gt;</w:t>
      </w:r>
    </w:p>
    <w:p w:rsidR="001A28E0" w:rsidRPr="000B7A5E" w:rsidRDefault="001A28E0" w:rsidP="001A28E0">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t>&lt;</w:t>
      </w:r>
      <w:proofErr w:type="gramStart"/>
      <w:r w:rsidRPr="000B7A5E">
        <w:rPr>
          <w:rFonts w:ascii="Times New Roman" w:hAnsi="Times New Roman" w:cs="Times New Roman"/>
          <w:color w:val="141823"/>
          <w:sz w:val="28"/>
          <w:szCs w:val="28"/>
        </w:rPr>
        <w:t>property</w:t>
      </w:r>
      <w:proofErr w:type="gramEnd"/>
      <w:r w:rsidRPr="000B7A5E">
        <w:rPr>
          <w:rFonts w:ascii="Times New Roman" w:hAnsi="Times New Roman" w:cs="Times New Roman"/>
          <w:color w:val="141823"/>
          <w:sz w:val="28"/>
          <w:szCs w:val="28"/>
        </w:rPr>
        <w:t>&gt;</w:t>
      </w:r>
    </w:p>
    <w:p w:rsidR="001A28E0" w:rsidRPr="000B7A5E" w:rsidRDefault="001A28E0" w:rsidP="001A28E0">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t>&lt;name&gt;dfs.block.size&lt;/name&gt;</w:t>
      </w:r>
    </w:p>
    <w:p w:rsidR="001A28E0" w:rsidRPr="000B7A5E" w:rsidRDefault="001A28E0" w:rsidP="001A28E0">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t>&lt;</w:t>
      </w:r>
      <w:proofErr w:type="gramStart"/>
      <w:r w:rsidRPr="000B7A5E">
        <w:rPr>
          <w:rFonts w:ascii="Times New Roman" w:hAnsi="Times New Roman" w:cs="Times New Roman"/>
          <w:color w:val="141823"/>
          <w:sz w:val="28"/>
          <w:szCs w:val="28"/>
        </w:rPr>
        <w:t>value&gt;</w:t>
      </w:r>
      <w:proofErr w:type="gramEnd"/>
      <w:r w:rsidRPr="000B7A5E">
        <w:rPr>
          <w:rFonts w:ascii="Times New Roman" w:hAnsi="Times New Roman" w:cs="Times New Roman"/>
          <w:color w:val="141823"/>
          <w:sz w:val="28"/>
          <w:szCs w:val="28"/>
        </w:rPr>
        <w:t>148748274&lt;/value&gt;</w:t>
      </w:r>
      <w:r w:rsidRPr="000B7A5E">
        <w:rPr>
          <w:rFonts w:ascii="Times New Roman" w:hAnsi="Times New Roman" w:cs="Times New Roman"/>
          <w:color w:val="141823"/>
          <w:sz w:val="28"/>
          <w:szCs w:val="28"/>
        </w:rPr>
        <w:tab/>
      </w:r>
    </w:p>
    <w:p w:rsidR="001A28E0" w:rsidRPr="000B7A5E" w:rsidRDefault="001A28E0" w:rsidP="001A28E0">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t>&lt;/property&gt;</w:t>
      </w:r>
    </w:p>
    <w:p w:rsidR="001A28E0" w:rsidRPr="000B7A5E" w:rsidRDefault="001A28E0" w:rsidP="001A28E0">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t xml:space="preserve">&lt;/configuration&gt; </w:t>
      </w:r>
    </w:p>
    <w:p w:rsidR="001A28E0" w:rsidRPr="000B7A5E" w:rsidRDefault="001A28E0" w:rsidP="001A28E0">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proofErr w:type="gramStart"/>
      <w:r w:rsidRPr="000B7A5E">
        <w:rPr>
          <w:rFonts w:ascii="Times New Roman" w:hAnsi="Times New Roman" w:cs="Times New Roman"/>
          <w:color w:val="141823"/>
          <w:sz w:val="28"/>
          <w:szCs w:val="28"/>
        </w:rPr>
        <w:t>value</w:t>
      </w:r>
      <w:proofErr w:type="gramEnd"/>
      <w:r w:rsidRPr="000B7A5E">
        <w:rPr>
          <w:rFonts w:ascii="Times New Roman" w:hAnsi="Times New Roman" w:cs="Times New Roman"/>
          <w:color w:val="141823"/>
          <w:sz w:val="28"/>
          <w:szCs w:val="28"/>
        </w:rPr>
        <w:t xml:space="preserve"> must be specifies in terms of bytes only.</w:t>
      </w:r>
    </w:p>
    <w:p w:rsidR="001A28E0" w:rsidRPr="000B7A5E" w:rsidRDefault="001A28E0" w:rsidP="001A28E0">
      <w:pPr>
        <w:pStyle w:val="NoSpacing"/>
        <w:rPr>
          <w:rFonts w:ascii="Times New Roman" w:hAnsi="Times New Roman" w:cs="Times New Roman"/>
          <w:b/>
          <w:sz w:val="28"/>
          <w:szCs w:val="28"/>
        </w:rPr>
      </w:pPr>
    </w:p>
    <w:p w:rsidR="001A28E0" w:rsidRPr="000B7A5E" w:rsidRDefault="001A28E0" w:rsidP="001A28E0">
      <w:pPr>
        <w:pStyle w:val="NoSpacing"/>
        <w:rPr>
          <w:rFonts w:ascii="Times New Roman" w:hAnsi="Times New Roman" w:cs="Times New Roman"/>
          <w:b/>
          <w:sz w:val="28"/>
          <w:szCs w:val="28"/>
        </w:rPr>
      </w:pPr>
      <w:r w:rsidRPr="000B7A5E">
        <w:rPr>
          <w:rFonts w:ascii="Times New Roman" w:hAnsi="Times New Roman" w:cs="Times New Roman"/>
          <w:b/>
          <w:sz w:val="28"/>
          <w:szCs w:val="28"/>
        </w:rPr>
        <w:t>22.</w:t>
      </w:r>
      <w:r w:rsidRPr="000B7A5E">
        <w:rPr>
          <w:rFonts w:ascii="Times New Roman" w:hAnsi="Times New Roman" w:cs="Times New Roman"/>
          <w:sz w:val="28"/>
          <w:szCs w:val="28"/>
        </w:rPr>
        <w:t xml:space="preserve"> </w:t>
      </w:r>
      <w:r w:rsidRPr="000B7A5E">
        <w:rPr>
          <w:rFonts w:ascii="Times New Roman" w:hAnsi="Times New Roman" w:cs="Times New Roman"/>
          <w:b/>
          <w:sz w:val="28"/>
          <w:szCs w:val="28"/>
        </w:rPr>
        <w:t>How indexing is done in HDFS?</w:t>
      </w:r>
    </w:p>
    <w:p w:rsidR="001A28E0" w:rsidRPr="000B7A5E" w:rsidRDefault="001A28E0" w:rsidP="001A28E0">
      <w:pPr>
        <w:pStyle w:val="NoSpacing"/>
        <w:rPr>
          <w:rFonts w:ascii="Times New Roman" w:hAnsi="Times New Roman" w:cs="Times New Roman"/>
          <w:sz w:val="28"/>
          <w:szCs w:val="28"/>
        </w:rPr>
      </w:pPr>
      <w:r w:rsidRPr="000B7A5E">
        <w:rPr>
          <w:rFonts w:ascii="Times New Roman" w:hAnsi="Times New Roman" w:cs="Times New Roman"/>
          <w:sz w:val="28"/>
          <w:szCs w:val="28"/>
        </w:rPr>
        <w:tab/>
        <w:t>Hadoop has its own way of indexing. Depending upon the block size, once the data is stored, HDFS will keep on storing the last part of the data which will say where the ne</w:t>
      </w:r>
      <w:r w:rsidR="000B7A5E">
        <w:rPr>
          <w:rFonts w:ascii="Times New Roman" w:hAnsi="Times New Roman" w:cs="Times New Roman"/>
          <w:sz w:val="28"/>
          <w:szCs w:val="28"/>
        </w:rPr>
        <w:t>xt part of the data will be. In</w:t>
      </w:r>
      <w:r w:rsidRPr="000B7A5E">
        <w:rPr>
          <w:rFonts w:ascii="Times New Roman" w:hAnsi="Times New Roman" w:cs="Times New Roman"/>
          <w:sz w:val="28"/>
          <w:szCs w:val="28"/>
        </w:rPr>
        <w:t>fact, this is the base of HDFS.</w:t>
      </w:r>
    </w:p>
    <w:p w:rsidR="001A28E0" w:rsidRPr="000B7A5E" w:rsidRDefault="001A28E0" w:rsidP="001A28E0">
      <w:pPr>
        <w:pStyle w:val="NoSpacing"/>
        <w:rPr>
          <w:rFonts w:ascii="Times New Roman" w:hAnsi="Times New Roman" w:cs="Times New Roman"/>
          <w:bCs/>
          <w:sz w:val="28"/>
          <w:szCs w:val="28"/>
        </w:rPr>
      </w:pPr>
      <w:r w:rsidRPr="000B7A5E">
        <w:rPr>
          <w:rFonts w:ascii="Times New Roman" w:hAnsi="Times New Roman" w:cs="Times New Roman"/>
          <w:bCs/>
          <w:noProof/>
          <w:sz w:val="28"/>
          <w:szCs w:val="28"/>
        </w:rPr>
        <w:lastRenderedPageBreak/>
        <w:drawing>
          <wp:inline distT="0" distB="0" distL="0" distR="0">
            <wp:extent cx="3336161" cy="24288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353642" cy="2441602"/>
                    </a:xfrm>
                    <a:prstGeom prst="rect">
                      <a:avLst/>
                    </a:prstGeom>
                    <a:noFill/>
                    <a:ln w="9525">
                      <a:noFill/>
                      <a:miter lim="800000"/>
                      <a:headEnd/>
                      <a:tailEnd/>
                    </a:ln>
                  </pic:spPr>
                </pic:pic>
              </a:graphicData>
            </a:graphic>
          </wp:inline>
        </w:drawing>
      </w:r>
    </w:p>
    <w:p w:rsidR="001A28E0" w:rsidRPr="000B7A5E" w:rsidRDefault="001A28E0" w:rsidP="001A28E0">
      <w:pPr>
        <w:pStyle w:val="NoSpacing"/>
        <w:rPr>
          <w:rFonts w:ascii="Times New Roman" w:hAnsi="Times New Roman" w:cs="Times New Roman"/>
          <w:bCs/>
          <w:sz w:val="28"/>
          <w:szCs w:val="28"/>
        </w:rPr>
      </w:pPr>
      <w:r w:rsidRPr="000B7A5E">
        <w:rPr>
          <w:rFonts w:ascii="Times New Roman" w:hAnsi="Times New Roman" w:cs="Times New Roman"/>
          <w:bCs/>
          <w:sz w:val="28"/>
          <w:szCs w:val="28"/>
        </w:rPr>
        <w:t>Fig: A Typical Replica Pipeline</w:t>
      </w:r>
    </w:p>
    <w:p w:rsidR="005C5D7D" w:rsidRPr="000B7A5E" w:rsidRDefault="005C5D7D" w:rsidP="00316437">
      <w:pPr>
        <w:pStyle w:val="NoSpacing"/>
        <w:rPr>
          <w:rFonts w:ascii="Times New Roman" w:hAnsi="Times New Roman" w:cs="Times New Roman"/>
          <w:color w:val="141823"/>
          <w:sz w:val="28"/>
          <w:szCs w:val="28"/>
        </w:rPr>
      </w:pPr>
    </w:p>
    <w:p w:rsidR="005C5D7D" w:rsidRPr="000B7A5E" w:rsidRDefault="001A28E0" w:rsidP="00316437">
      <w:pPr>
        <w:pStyle w:val="NoSpacing"/>
        <w:rPr>
          <w:rFonts w:ascii="Times New Roman" w:hAnsi="Times New Roman" w:cs="Times New Roman"/>
          <w:b/>
          <w:color w:val="141823"/>
          <w:sz w:val="28"/>
          <w:szCs w:val="28"/>
        </w:rPr>
      </w:pPr>
      <w:r w:rsidRPr="000B7A5E">
        <w:rPr>
          <w:rFonts w:ascii="Times New Roman" w:hAnsi="Times New Roman" w:cs="Times New Roman"/>
          <w:b/>
          <w:color w:val="141823"/>
          <w:sz w:val="28"/>
          <w:szCs w:val="28"/>
        </w:rPr>
        <w:t>23</w:t>
      </w:r>
      <w:r w:rsidR="005C5D7D" w:rsidRPr="000B7A5E">
        <w:rPr>
          <w:rFonts w:ascii="Times New Roman" w:hAnsi="Times New Roman" w:cs="Times New Roman"/>
          <w:b/>
          <w:color w:val="141823"/>
          <w:sz w:val="28"/>
          <w:szCs w:val="28"/>
        </w:rPr>
        <w:t>.</w:t>
      </w:r>
      <w:r w:rsidRPr="000B7A5E">
        <w:rPr>
          <w:rFonts w:ascii="Times New Roman" w:hAnsi="Times New Roman" w:cs="Times New Roman"/>
          <w:b/>
          <w:color w:val="141823"/>
          <w:sz w:val="28"/>
          <w:szCs w:val="28"/>
        </w:rPr>
        <w:t xml:space="preserve"> </w:t>
      </w:r>
      <w:r w:rsidR="005C5D7D" w:rsidRPr="000B7A5E">
        <w:rPr>
          <w:rFonts w:ascii="Times New Roman" w:hAnsi="Times New Roman" w:cs="Times New Roman"/>
          <w:b/>
          <w:color w:val="141823"/>
          <w:sz w:val="28"/>
          <w:szCs w:val="28"/>
        </w:rPr>
        <w:t xml:space="preserve">Can we </w:t>
      </w:r>
      <w:proofErr w:type="gramStart"/>
      <w:r w:rsidR="005C5D7D" w:rsidRPr="000B7A5E">
        <w:rPr>
          <w:rFonts w:ascii="Times New Roman" w:hAnsi="Times New Roman" w:cs="Times New Roman"/>
          <w:b/>
          <w:color w:val="141823"/>
          <w:sz w:val="28"/>
          <w:szCs w:val="28"/>
        </w:rPr>
        <w:t>Configure</w:t>
      </w:r>
      <w:proofErr w:type="gramEnd"/>
      <w:r w:rsidR="005C5D7D" w:rsidRPr="000B7A5E">
        <w:rPr>
          <w:rFonts w:ascii="Times New Roman" w:hAnsi="Times New Roman" w:cs="Times New Roman"/>
          <w:b/>
          <w:color w:val="141823"/>
          <w:sz w:val="28"/>
          <w:szCs w:val="28"/>
        </w:rPr>
        <w:t xml:space="preserve"> the replication factor?</w:t>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b/>
          <w:color w:val="141823"/>
          <w:sz w:val="28"/>
          <w:szCs w:val="28"/>
        </w:rPr>
        <w:tab/>
      </w:r>
      <w:proofErr w:type="gramStart"/>
      <w:r w:rsidRPr="000B7A5E">
        <w:rPr>
          <w:rFonts w:ascii="Times New Roman" w:hAnsi="Times New Roman" w:cs="Times New Roman"/>
          <w:color w:val="141823"/>
          <w:sz w:val="28"/>
          <w:szCs w:val="28"/>
        </w:rPr>
        <w:t>yes</w:t>
      </w:r>
      <w:proofErr w:type="gramEnd"/>
      <w:r w:rsidRPr="000B7A5E">
        <w:rPr>
          <w:rFonts w:ascii="Times New Roman" w:hAnsi="Times New Roman" w:cs="Times New Roman"/>
          <w:color w:val="141823"/>
          <w:sz w:val="28"/>
          <w:szCs w:val="28"/>
        </w:rPr>
        <w:t>. Block size can be configures in "hdfs-site.xml"</w:t>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t>&lt;</w:t>
      </w:r>
      <w:proofErr w:type="gramStart"/>
      <w:r w:rsidRPr="000B7A5E">
        <w:rPr>
          <w:rFonts w:ascii="Times New Roman" w:hAnsi="Times New Roman" w:cs="Times New Roman"/>
          <w:color w:val="141823"/>
          <w:sz w:val="28"/>
          <w:szCs w:val="28"/>
        </w:rPr>
        <w:t>configuration</w:t>
      </w:r>
      <w:proofErr w:type="gramEnd"/>
      <w:r w:rsidRPr="000B7A5E">
        <w:rPr>
          <w:rFonts w:ascii="Times New Roman" w:hAnsi="Times New Roman" w:cs="Times New Roman"/>
          <w:color w:val="141823"/>
          <w:sz w:val="28"/>
          <w:szCs w:val="28"/>
        </w:rPr>
        <w:t>&gt;</w:t>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t>&lt;</w:t>
      </w:r>
      <w:proofErr w:type="gramStart"/>
      <w:r w:rsidRPr="000B7A5E">
        <w:rPr>
          <w:rFonts w:ascii="Times New Roman" w:hAnsi="Times New Roman" w:cs="Times New Roman"/>
          <w:color w:val="141823"/>
          <w:sz w:val="28"/>
          <w:szCs w:val="28"/>
        </w:rPr>
        <w:t>property</w:t>
      </w:r>
      <w:proofErr w:type="gramEnd"/>
      <w:r w:rsidRPr="000B7A5E">
        <w:rPr>
          <w:rFonts w:ascii="Times New Roman" w:hAnsi="Times New Roman" w:cs="Times New Roman"/>
          <w:color w:val="141823"/>
          <w:sz w:val="28"/>
          <w:szCs w:val="28"/>
        </w:rPr>
        <w:t>&gt;</w:t>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t>&lt;name&gt;dfs.block.size&lt;/name&gt;</w:t>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t>&lt;</w:t>
      </w:r>
      <w:proofErr w:type="gramStart"/>
      <w:r w:rsidRPr="000B7A5E">
        <w:rPr>
          <w:rFonts w:ascii="Times New Roman" w:hAnsi="Times New Roman" w:cs="Times New Roman"/>
          <w:color w:val="141823"/>
          <w:sz w:val="28"/>
          <w:szCs w:val="28"/>
        </w:rPr>
        <w:t>value</w:t>
      </w:r>
      <w:proofErr w:type="gramEnd"/>
      <w:r w:rsidRPr="000B7A5E">
        <w:rPr>
          <w:rFonts w:ascii="Times New Roman" w:hAnsi="Times New Roman" w:cs="Times New Roman"/>
          <w:color w:val="141823"/>
          <w:sz w:val="28"/>
          <w:szCs w:val="28"/>
        </w:rPr>
        <w:t>&gt;&lt;&lt;specify the replication value eg:4 &gt;&gt;&lt;/value&gt;</w:t>
      </w:r>
      <w:r w:rsidRPr="000B7A5E">
        <w:rPr>
          <w:rFonts w:ascii="Times New Roman" w:hAnsi="Times New Roman" w:cs="Times New Roman"/>
          <w:color w:val="141823"/>
          <w:sz w:val="28"/>
          <w:szCs w:val="28"/>
        </w:rPr>
        <w:tab/>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r>
      <w:r w:rsidRPr="000B7A5E">
        <w:rPr>
          <w:rFonts w:ascii="Times New Roman" w:hAnsi="Times New Roman" w:cs="Times New Roman"/>
          <w:color w:val="141823"/>
          <w:sz w:val="28"/>
          <w:szCs w:val="28"/>
        </w:rPr>
        <w:tab/>
        <w:t>&lt;/property&gt;</w:t>
      </w:r>
    </w:p>
    <w:p w:rsidR="005C5D7D" w:rsidRPr="000B7A5E" w:rsidRDefault="005C5D7D" w:rsidP="00316437">
      <w:pPr>
        <w:pStyle w:val="NoSpacing"/>
        <w:rPr>
          <w:rFonts w:ascii="Times New Roman" w:hAnsi="Times New Roman" w:cs="Times New Roman"/>
          <w:color w:val="141823"/>
          <w:sz w:val="28"/>
          <w:szCs w:val="28"/>
        </w:rPr>
      </w:pPr>
      <w:r w:rsidRPr="000B7A5E">
        <w:rPr>
          <w:rFonts w:ascii="Times New Roman" w:hAnsi="Times New Roman" w:cs="Times New Roman"/>
          <w:color w:val="141823"/>
          <w:sz w:val="28"/>
          <w:szCs w:val="28"/>
        </w:rPr>
        <w:tab/>
        <w:t xml:space="preserve">&lt;/configuration&gt; </w:t>
      </w:r>
    </w:p>
    <w:p w:rsidR="005C5D7D" w:rsidRPr="000B7A5E" w:rsidRDefault="005C5D7D" w:rsidP="00316437">
      <w:pPr>
        <w:pStyle w:val="NoSpacing"/>
        <w:rPr>
          <w:rFonts w:ascii="Times New Roman" w:hAnsi="Times New Roman" w:cs="Times New Roman"/>
          <w:sz w:val="28"/>
          <w:szCs w:val="28"/>
        </w:rPr>
      </w:pPr>
    </w:p>
    <w:p w:rsidR="005C5D7D" w:rsidRPr="000B7A5E" w:rsidRDefault="001A28E0"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24</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Replication causes data redundancy then why is is pursued in HDFS?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b/>
          <w:sz w:val="28"/>
          <w:szCs w:val="28"/>
        </w:rPr>
        <w:tab/>
      </w:r>
      <w:r w:rsidRPr="000B7A5E">
        <w:rPr>
          <w:rFonts w:ascii="Times New Roman" w:hAnsi="Times New Roman" w:cs="Times New Roman"/>
          <w:sz w:val="28"/>
          <w:szCs w:val="28"/>
        </w:rPr>
        <w:t>HDFS works with commodity hardware (systems with average configurations) that has high chances of getting crashed any time. Thus, to make the entire system highly fault-tolerant, HDFS replicates and stores data in different places. Any data on HDFS gets stored at atleast 3 different locations. So, even if one of them is corrupted and the other is unavailable for some time for any reason, then data can be accessed from the third one. Hence, there is no chance of losing the data. This replication factor helps us to attain the feature of Hadoop called Fault Tolerant.</w:t>
      </w:r>
    </w:p>
    <w:p w:rsidR="005C5D7D" w:rsidRPr="000B7A5E" w:rsidRDefault="005C5D7D" w:rsidP="00316437">
      <w:pPr>
        <w:pStyle w:val="NoSpacing"/>
        <w:rPr>
          <w:rFonts w:ascii="Times New Roman" w:hAnsi="Times New Roman" w:cs="Times New Roman"/>
          <w:sz w:val="28"/>
          <w:szCs w:val="28"/>
        </w:rPr>
      </w:pPr>
    </w:p>
    <w:p w:rsidR="005C5D7D" w:rsidRPr="000B7A5E" w:rsidRDefault="001A28E0"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25</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proofErr w:type="gramStart"/>
      <w:r w:rsidR="005C5D7D" w:rsidRPr="000B7A5E">
        <w:rPr>
          <w:rFonts w:ascii="Times New Roman" w:hAnsi="Times New Roman" w:cs="Times New Roman"/>
          <w:b/>
          <w:sz w:val="28"/>
          <w:szCs w:val="28"/>
        </w:rPr>
        <w:t>Since</w:t>
      </w:r>
      <w:proofErr w:type="gramEnd"/>
      <w:r w:rsidR="005C5D7D" w:rsidRPr="000B7A5E">
        <w:rPr>
          <w:rFonts w:ascii="Times New Roman" w:hAnsi="Times New Roman" w:cs="Times New Roman"/>
          <w:b/>
          <w:sz w:val="28"/>
          <w:szCs w:val="28"/>
        </w:rPr>
        <w:t xml:space="preserve"> the data is replicated thrice in HDFS, does it mean that any calculation done on one node will also be replicated on the other two?</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Since there are 3 nodes, when we send the MapReduce programs, calculations will be done only on the original data. The master node will know which node exactly has that particular data. In case, if one of the nodes is not </w:t>
      </w:r>
      <w:r w:rsidRPr="000B7A5E">
        <w:rPr>
          <w:rFonts w:ascii="Times New Roman" w:hAnsi="Times New Roman" w:cs="Times New Roman"/>
          <w:sz w:val="28"/>
          <w:szCs w:val="28"/>
        </w:rPr>
        <w:lastRenderedPageBreak/>
        <w:t>responding, it is assumed to be failed. Only then, the required calculation will be done on the second replica.</w:t>
      </w:r>
    </w:p>
    <w:p w:rsidR="001A28E0" w:rsidRPr="000B7A5E" w:rsidRDefault="001A28E0" w:rsidP="00316437">
      <w:pPr>
        <w:pStyle w:val="NoSpacing"/>
        <w:rPr>
          <w:rFonts w:ascii="Times New Roman" w:hAnsi="Times New Roman" w:cs="Times New Roman"/>
          <w:sz w:val="28"/>
          <w:szCs w:val="28"/>
        </w:rPr>
      </w:pPr>
      <w:bookmarkStart w:id="0" w:name="How-HDFS-Blocks-replicated"/>
    </w:p>
    <w:p w:rsidR="005C5D7D" w:rsidRPr="000B7A5E" w:rsidRDefault="005C5D7D"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2</w:t>
      </w:r>
      <w:r w:rsidR="001A28E0" w:rsidRPr="000B7A5E">
        <w:rPr>
          <w:rFonts w:ascii="Times New Roman" w:hAnsi="Times New Roman" w:cs="Times New Roman"/>
          <w:b/>
          <w:sz w:val="28"/>
          <w:szCs w:val="28"/>
        </w:rPr>
        <w:t>6</w:t>
      </w:r>
      <w:r w:rsidRPr="000B7A5E">
        <w:rPr>
          <w:rFonts w:ascii="Times New Roman" w:hAnsi="Times New Roman" w:cs="Times New Roman"/>
          <w:b/>
          <w:sz w:val="28"/>
          <w:szCs w:val="28"/>
        </w:rPr>
        <w:t xml:space="preserve">. </w:t>
      </w:r>
      <w:hyperlink r:id="rId6" w:anchor="How-HDFS-Blocks-replicated" w:history="1">
        <w:r w:rsidRPr="000B7A5E">
          <w:rPr>
            <w:rFonts w:ascii="Times New Roman" w:hAnsi="Times New Roman" w:cs="Times New Roman"/>
            <w:b/>
            <w:sz w:val="28"/>
            <w:szCs w:val="28"/>
          </w:rPr>
          <w:t>How the HDFS Blocks are replicated?</w:t>
        </w:r>
      </w:hyperlink>
      <w:bookmarkEnd w:id="0"/>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b/>
          <w:sz w:val="28"/>
          <w:szCs w:val="28"/>
        </w:rPr>
        <w:tab/>
      </w:r>
      <w:r w:rsidRPr="000B7A5E">
        <w:rPr>
          <w:rFonts w:ascii="Times New Roman" w:hAnsi="Times New Roman" w:cs="Times New Roman"/>
          <w:sz w:val="28"/>
          <w:szCs w:val="28"/>
        </w:rPr>
        <w:t xml:space="preserve">Hadoop`s default strategy is to place the first replica </w:t>
      </w:r>
      <w:proofErr w:type="gramStart"/>
      <w:r w:rsidRPr="000B7A5E">
        <w:rPr>
          <w:rFonts w:ascii="Times New Roman" w:hAnsi="Times New Roman" w:cs="Times New Roman"/>
          <w:sz w:val="28"/>
          <w:szCs w:val="28"/>
        </w:rPr>
        <w:t>on  the</w:t>
      </w:r>
      <w:proofErr w:type="gramEnd"/>
      <w:r w:rsidRPr="000B7A5E">
        <w:rPr>
          <w:rFonts w:ascii="Times New Roman" w:hAnsi="Times New Roman" w:cs="Times New Roman"/>
          <w:sz w:val="28"/>
          <w:szCs w:val="28"/>
        </w:rPr>
        <w:t xml:space="preserve"> same node as the client. </w:t>
      </w:r>
      <w:proofErr w:type="gramStart"/>
      <w:r w:rsidRPr="000B7A5E">
        <w:rPr>
          <w:rFonts w:ascii="Times New Roman" w:hAnsi="Times New Roman" w:cs="Times New Roman"/>
          <w:sz w:val="28"/>
          <w:szCs w:val="28"/>
        </w:rPr>
        <w:t>the</w:t>
      </w:r>
      <w:proofErr w:type="gramEnd"/>
      <w:r w:rsidRPr="000B7A5E">
        <w:rPr>
          <w:rFonts w:ascii="Times New Roman" w:hAnsi="Times New Roman" w:cs="Times New Roman"/>
          <w:sz w:val="28"/>
          <w:szCs w:val="28"/>
        </w:rPr>
        <w:t xml:space="preserve"> second replica is placed on a different rack from the first(off rack) chosen at random. </w:t>
      </w:r>
      <w:proofErr w:type="gramStart"/>
      <w:r w:rsidRPr="000B7A5E">
        <w:rPr>
          <w:rFonts w:ascii="Times New Roman" w:hAnsi="Times New Roman" w:cs="Times New Roman"/>
          <w:sz w:val="28"/>
          <w:szCs w:val="28"/>
        </w:rPr>
        <w:t>further</w:t>
      </w:r>
      <w:proofErr w:type="gramEnd"/>
      <w:r w:rsidRPr="000B7A5E">
        <w:rPr>
          <w:rFonts w:ascii="Times New Roman" w:hAnsi="Times New Roman" w:cs="Times New Roman"/>
          <w:sz w:val="28"/>
          <w:szCs w:val="28"/>
        </w:rPr>
        <w:t xml:space="preserve"> replicas are placed on random nodes on the cluster.</w:t>
      </w:r>
    </w:p>
    <w:p w:rsidR="005C5D7D" w:rsidRPr="000B7A5E" w:rsidRDefault="005C5D7D" w:rsidP="00316437">
      <w:pPr>
        <w:pStyle w:val="NoSpacing"/>
        <w:rPr>
          <w:rFonts w:ascii="Times New Roman" w:hAnsi="Times New Roman" w:cs="Times New Roman"/>
          <w:bCs/>
          <w:sz w:val="28"/>
          <w:szCs w:val="28"/>
        </w:rPr>
      </w:pPr>
    </w:p>
    <w:p w:rsidR="005C5D7D" w:rsidRPr="000B7A5E" w:rsidRDefault="001A28E0" w:rsidP="00316437">
      <w:pPr>
        <w:pStyle w:val="NoSpacing"/>
        <w:rPr>
          <w:rFonts w:ascii="Times New Roman" w:hAnsi="Times New Roman" w:cs="Times New Roman"/>
          <w:b/>
          <w:sz w:val="28"/>
          <w:szCs w:val="28"/>
        </w:rPr>
      </w:pPr>
      <w:proofErr w:type="gramStart"/>
      <w:r w:rsidRPr="000B7A5E">
        <w:rPr>
          <w:rFonts w:ascii="Times New Roman" w:hAnsi="Times New Roman" w:cs="Times New Roman"/>
          <w:b/>
          <w:bCs/>
          <w:sz w:val="28"/>
          <w:szCs w:val="28"/>
        </w:rPr>
        <w:t>27</w:t>
      </w:r>
      <w:r w:rsidR="003446B8">
        <w:rPr>
          <w:rFonts w:ascii="Times New Roman" w:hAnsi="Times New Roman" w:cs="Times New Roman"/>
          <w:b/>
          <w:bCs/>
          <w:sz w:val="28"/>
          <w:szCs w:val="28"/>
        </w:rPr>
        <w:t xml:space="preserve"> a</w:t>
      </w:r>
      <w:r w:rsidR="005C5D7D" w:rsidRPr="000B7A5E">
        <w:rPr>
          <w:rFonts w:ascii="Times New Roman" w:hAnsi="Times New Roman" w:cs="Times New Roman"/>
          <w:b/>
          <w:sz w:val="28"/>
          <w:szCs w:val="28"/>
        </w:rPr>
        <w:t>.</w:t>
      </w:r>
      <w:proofErr w:type="gramEnd"/>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On what basis data will be stored on a rack?</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When the client is ready to load a file into the cluster, the content of the file will be divided into blocks. Now the client consults the Namenode and gets 3 datanodes for every block of the file which indicates where the block should be stored. </w:t>
      </w:r>
      <w:proofErr w:type="gramStart"/>
      <w:r w:rsidRPr="000B7A5E">
        <w:rPr>
          <w:rFonts w:ascii="Times New Roman" w:hAnsi="Times New Roman" w:cs="Times New Roman"/>
          <w:sz w:val="28"/>
          <w:szCs w:val="28"/>
        </w:rPr>
        <w:t>While placing the datanodes, the key rule followed is “f</w:t>
      </w:r>
      <w:r w:rsidRPr="000B7A5E">
        <w:rPr>
          <w:rFonts w:ascii="Times New Roman" w:hAnsi="Times New Roman" w:cs="Times New Roman"/>
          <w:iCs/>
          <w:sz w:val="28"/>
          <w:szCs w:val="28"/>
          <w:bdr w:val="none" w:sz="0" w:space="0" w:color="auto" w:frame="1"/>
        </w:rPr>
        <w:t>or every block of data, two copies will exist in one rack, third copy in a different rack</w:t>
      </w:r>
      <w:r w:rsidRPr="000B7A5E">
        <w:rPr>
          <w:rFonts w:ascii="Times New Roman" w:hAnsi="Times New Roman" w:cs="Times New Roman"/>
          <w:sz w:val="28"/>
          <w:szCs w:val="28"/>
        </w:rPr>
        <w:t>“.</w:t>
      </w:r>
      <w:proofErr w:type="gramEnd"/>
      <w:r w:rsidRPr="000B7A5E">
        <w:rPr>
          <w:rFonts w:ascii="Times New Roman" w:hAnsi="Times New Roman" w:cs="Times New Roman"/>
          <w:sz w:val="28"/>
          <w:szCs w:val="28"/>
        </w:rPr>
        <w:t xml:space="preserve"> This rule is known as “</w:t>
      </w:r>
      <w:r w:rsidRPr="000B7A5E">
        <w:rPr>
          <w:rFonts w:ascii="Times New Roman" w:hAnsi="Times New Roman" w:cs="Times New Roman"/>
          <w:iCs/>
          <w:sz w:val="28"/>
          <w:szCs w:val="28"/>
          <w:bdr w:val="none" w:sz="0" w:space="0" w:color="auto" w:frame="1"/>
        </w:rPr>
        <w:t>Replica Placement Policy</w:t>
      </w:r>
      <w:r w:rsidRPr="000B7A5E">
        <w:rPr>
          <w:rFonts w:ascii="Times New Roman" w:hAnsi="Times New Roman" w:cs="Times New Roman"/>
          <w:sz w:val="28"/>
          <w:szCs w:val="28"/>
        </w:rPr>
        <w:t>“.</w:t>
      </w:r>
    </w:p>
    <w:p w:rsidR="005C5D7D" w:rsidRPr="000B7A5E" w:rsidRDefault="005C5D7D" w:rsidP="00316437">
      <w:pPr>
        <w:pStyle w:val="NoSpacing"/>
        <w:rPr>
          <w:rFonts w:ascii="Times New Roman" w:hAnsi="Times New Roman" w:cs="Times New Roman"/>
          <w:sz w:val="28"/>
          <w:szCs w:val="28"/>
        </w:rPr>
      </w:pPr>
    </w:p>
    <w:p w:rsidR="005C5D7D" w:rsidRPr="000B7A5E" w:rsidRDefault="003446B8" w:rsidP="00316437">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b</w:t>
      </w:r>
      <w:proofErr w:type="gramEnd"/>
      <w:r>
        <w:rPr>
          <w:rFonts w:ascii="Times New Roman" w:hAnsi="Times New Roman" w:cs="Times New Roman"/>
          <w:b/>
          <w:bCs/>
          <w:sz w:val="28"/>
          <w:szCs w:val="28"/>
        </w:rPr>
        <w:t xml:space="preserve">. </w:t>
      </w:r>
      <w:r w:rsidR="005C5D7D" w:rsidRPr="000B7A5E">
        <w:rPr>
          <w:rFonts w:ascii="Times New Roman" w:hAnsi="Times New Roman" w:cs="Times New Roman"/>
          <w:b/>
          <w:bCs/>
          <w:sz w:val="28"/>
          <w:szCs w:val="28"/>
        </w:rPr>
        <w:t>Hadoop Architecture</w:t>
      </w:r>
    </w:p>
    <w:p w:rsidR="005C5D7D" w:rsidRPr="000B7A5E" w:rsidRDefault="005C5D7D" w:rsidP="00316437">
      <w:pPr>
        <w:pStyle w:val="NoSpacing"/>
        <w:rPr>
          <w:rFonts w:ascii="Times New Roman" w:hAnsi="Times New Roman" w:cs="Times New Roman"/>
          <w:bCs/>
          <w:sz w:val="28"/>
          <w:szCs w:val="28"/>
        </w:rPr>
      </w:pPr>
      <w:r w:rsidRPr="000B7A5E">
        <w:rPr>
          <w:rFonts w:ascii="Times New Roman" w:hAnsi="Times New Roman" w:cs="Times New Roman"/>
          <w:bCs/>
          <w:noProof/>
          <w:sz w:val="28"/>
          <w:szCs w:val="28"/>
        </w:rPr>
        <w:drawing>
          <wp:inline distT="0" distB="0" distL="0" distR="0">
            <wp:extent cx="5927786" cy="270757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2714797"/>
                    </a:xfrm>
                    <a:prstGeom prst="rect">
                      <a:avLst/>
                    </a:prstGeom>
                    <a:noFill/>
                    <a:ln w="9525">
                      <a:noFill/>
                      <a:miter lim="800000"/>
                      <a:headEnd/>
                      <a:tailEnd/>
                    </a:ln>
                  </pic:spPr>
                </pic:pic>
              </a:graphicData>
            </a:graphic>
          </wp:inline>
        </w:drawing>
      </w:r>
    </w:p>
    <w:p w:rsidR="005C5D7D" w:rsidRPr="000B7A5E" w:rsidRDefault="005C5D7D" w:rsidP="00316437">
      <w:pPr>
        <w:pStyle w:val="NoSpacing"/>
        <w:rPr>
          <w:rFonts w:ascii="Times New Roman" w:hAnsi="Times New Roman" w:cs="Times New Roman"/>
          <w:bCs/>
          <w:sz w:val="28"/>
          <w:szCs w:val="28"/>
        </w:rPr>
      </w:pPr>
      <w:r w:rsidRPr="000B7A5E">
        <w:rPr>
          <w:rFonts w:ascii="Times New Roman" w:hAnsi="Times New Roman" w:cs="Times New Roman"/>
          <w:bCs/>
          <w:sz w:val="28"/>
          <w:szCs w:val="28"/>
        </w:rPr>
        <w:tab/>
      </w:r>
      <w:r w:rsidRPr="000B7A5E">
        <w:rPr>
          <w:rFonts w:ascii="Times New Roman" w:hAnsi="Times New Roman" w:cs="Times New Roman"/>
          <w:bCs/>
          <w:sz w:val="28"/>
          <w:szCs w:val="28"/>
        </w:rPr>
        <w:tab/>
        <w:t>Fig: HDFS Architecture</w:t>
      </w:r>
    </w:p>
    <w:p w:rsidR="005C5D7D" w:rsidRPr="000B7A5E" w:rsidRDefault="005C5D7D" w:rsidP="00316437">
      <w:pPr>
        <w:pStyle w:val="NoSpacing"/>
        <w:rPr>
          <w:rFonts w:ascii="Times New Roman" w:hAnsi="Times New Roman" w:cs="Times New Roman"/>
          <w:bCs/>
          <w:sz w:val="28"/>
          <w:szCs w:val="28"/>
        </w:rPr>
      </w:pPr>
    </w:p>
    <w:p w:rsidR="005C5D7D" w:rsidRPr="000B7A5E" w:rsidRDefault="005C5D7D" w:rsidP="00316437">
      <w:pPr>
        <w:pStyle w:val="NoSpacing"/>
        <w:rPr>
          <w:rFonts w:ascii="Times New Roman" w:hAnsi="Times New Roman" w:cs="Times New Roman"/>
          <w:bCs/>
          <w:sz w:val="28"/>
          <w:szCs w:val="28"/>
        </w:rPr>
      </w:pPr>
    </w:p>
    <w:p w:rsidR="000B7A5E" w:rsidRDefault="000B7A5E" w:rsidP="00316437">
      <w:pPr>
        <w:pStyle w:val="NoSpacing"/>
        <w:rPr>
          <w:rFonts w:ascii="Times New Roman" w:hAnsi="Times New Roman" w:cs="Times New Roman"/>
          <w:b/>
          <w:bCs/>
          <w:sz w:val="28"/>
          <w:szCs w:val="28"/>
        </w:rPr>
      </w:pPr>
    </w:p>
    <w:p w:rsidR="005C5D7D" w:rsidRPr="000B7A5E" w:rsidRDefault="001A28E0" w:rsidP="00316437">
      <w:pPr>
        <w:pStyle w:val="NoSpacing"/>
        <w:rPr>
          <w:rFonts w:ascii="Times New Roman" w:hAnsi="Times New Roman" w:cs="Times New Roman"/>
          <w:b/>
          <w:bCs/>
          <w:sz w:val="28"/>
          <w:szCs w:val="28"/>
        </w:rPr>
      </w:pPr>
      <w:r w:rsidRPr="000B7A5E">
        <w:rPr>
          <w:rFonts w:ascii="Times New Roman" w:hAnsi="Times New Roman" w:cs="Times New Roman"/>
          <w:b/>
          <w:bCs/>
          <w:sz w:val="28"/>
          <w:szCs w:val="28"/>
        </w:rPr>
        <w:t>28</w:t>
      </w:r>
      <w:r w:rsidR="005C5D7D" w:rsidRPr="000B7A5E">
        <w:rPr>
          <w:rFonts w:ascii="Times New Roman" w:hAnsi="Times New Roman" w:cs="Times New Roman"/>
          <w:b/>
          <w:bCs/>
          <w:sz w:val="28"/>
          <w:szCs w:val="28"/>
        </w:rPr>
        <w:t>.</w:t>
      </w:r>
      <w:r w:rsidRPr="000B7A5E">
        <w:rPr>
          <w:rFonts w:ascii="Times New Roman" w:hAnsi="Times New Roman" w:cs="Times New Roman"/>
          <w:b/>
          <w:bCs/>
          <w:sz w:val="28"/>
          <w:szCs w:val="28"/>
        </w:rPr>
        <w:t xml:space="preserve"> </w:t>
      </w:r>
      <w:r w:rsidR="005C5D7D" w:rsidRPr="000B7A5E">
        <w:rPr>
          <w:rFonts w:ascii="Times New Roman" w:hAnsi="Times New Roman" w:cs="Times New Roman"/>
          <w:b/>
          <w:bCs/>
          <w:sz w:val="28"/>
          <w:szCs w:val="28"/>
        </w:rPr>
        <w:t>What is a Namenode?</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Namenode is the master node on which job tracker runs and consists of the metadata. It maintains and manages the blocks which are present on the datanodes. It is a high-availability machine and single point of failure in HDFS.</w:t>
      </w:r>
    </w:p>
    <w:p w:rsidR="004E33FF" w:rsidRPr="000B7A5E" w:rsidRDefault="004E33FF" w:rsidP="00316437">
      <w:pPr>
        <w:pStyle w:val="NoSpacing"/>
        <w:rPr>
          <w:rFonts w:ascii="Times New Roman" w:hAnsi="Times New Roman" w:cs="Times New Roman"/>
          <w:sz w:val="28"/>
          <w:szCs w:val="28"/>
        </w:rPr>
      </w:pPr>
    </w:p>
    <w:p w:rsidR="003446B8" w:rsidRDefault="003446B8" w:rsidP="00316437">
      <w:pPr>
        <w:pStyle w:val="NoSpacing"/>
        <w:rPr>
          <w:rFonts w:ascii="Times New Roman" w:hAnsi="Times New Roman" w:cs="Times New Roman"/>
          <w:b/>
          <w:bCs/>
          <w:sz w:val="28"/>
          <w:szCs w:val="28"/>
        </w:rPr>
      </w:pPr>
    </w:p>
    <w:p w:rsidR="005C5D7D" w:rsidRPr="000B7A5E" w:rsidRDefault="004E33FF" w:rsidP="00316437">
      <w:pPr>
        <w:pStyle w:val="NoSpacing"/>
        <w:rPr>
          <w:rFonts w:ascii="Times New Roman" w:hAnsi="Times New Roman" w:cs="Times New Roman"/>
          <w:b/>
          <w:bCs/>
          <w:sz w:val="28"/>
          <w:szCs w:val="28"/>
        </w:rPr>
      </w:pPr>
      <w:r w:rsidRPr="000B7A5E">
        <w:rPr>
          <w:rFonts w:ascii="Times New Roman" w:hAnsi="Times New Roman" w:cs="Times New Roman"/>
          <w:b/>
          <w:bCs/>
          <w:sz w:val="28"/>
          <w:szCs w:val="28"/>
        </w:rPr>
        <w:lastRenderedPageBreak/>
        <w:t>29</w:t>
      </w:r>
      <w:r w:rsidR="005C5D7D" w:rsidRPr="000B7A5E">
        <w:rPr>
          <w:rFonts w:ascii="Times New Roman" w:hAnsi="Times New Roman" w:cs="Times New Roman"/>
          <w:b/>
          <w:bCs/>
          <w:sz w:val="28"/>
          <w:szCs w:val="28"/>
        </w:rPr>
        <w:t>.</w:t>
      </w:r>
      <w:r w:rsidRPr="000B7A5E">
        <w:rPr>
          <w:rFonts w:ascii="Times New Roman" w:hAnsi="Times New Roman" w:cs="Times New Roman"/>
          <w:b/>
          <w:bCs/>
          <w:sz w:val="28"/>
          <w:szCs w:val="28"/>
        </w:rPr>
        <w:t xml:space="preserve"> </w:t>
      </w:r>
      <w:r w:rsidR="005C5D7D" w:rsidRPr="000B7A5E">
        <w:rPr>
          <w:rFonts w:ascii="Times New Roman" w:hAnsi="Times New Roman" w:cs="Times New Roman"/>
          <w:b/>
          <w:bCs/>
          <w:sz w:val="28"/>
          <w:szCs w:val="28"/>
        </w:rPr>
        <w:t>What is a Secondary Namenode? Is it a substitute to the Namenode?</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The secondary Namenode constantly reads the data from the RAM of the Namenode and writes it into the hard disk or the file system. It is not a substitute to the Namenode, so if the Namenode fails, the entire Hadoop system goes down</w:t>
      </w:r>
    </w:p>
    <w:p w:rsidR="004E33FF" w:rsidRPr="000B7A5E" w:rsidRDefault="004E33FF" w:rsidP="00316437">
      <w:pPr>
        <w:pStyle w:val="NoSpacing"/>
        <w:rPr>
          <w:rFonts w:ascii="Times New Roman" w:hAnsi="Times New Roman" w:cs="Times New Roman"/>
          <w:sz w:val="28"/>
          <w:szCs w:val="28"/>
        </w:rPr>
      </w:pPr>
    </w:p>
    <w:p w:rsidR="005C5D7D" w:rsidRPr="000B7A5E" w:rsidRDefault="004E33FF" w:rsidP="00316437">
      <w:pPr>
        <w:pStyle w:val="NoSpacing"/>
        <w:rPr>
          <w:rFonts w:ascii="Times New Roman" w:hAnsi="Times New Roman" w:cs="Times New Roman"/>
          <w:b/>
          <w:bCs/>
          <w:sz w:val="28"/>
          <w:szCs w:val="28"/>
        </w:rPr>
      </w:pPr>
      <w:r w:rsidRPr="000B7A5E">
        <w:rPr>
          <w:rFonts w:ascii="Times New Roman" w:hAnsi="Times New Roman" w:cs="Times New Roman"/>
          <w:b/>
          <w:bCs/>
          <w:sz w:val="28"/>
          <w:szCs w:val="28"/>
        </w:rPr>
        <w:t>30</w:t>
      </w:r>
      <w:r w:rsidR="005C5D7D" w:rsidRPr="000B7A5E">
        <w:rPr>
          <w:rFonts w:ascii="Times New Roman" w:hAnsi="Times New Roman" w:cs="Times New Roman"/>
          <w:b/>
          <w:bCs/>
          <w:sz w:val="28"/>
          <w:szCs w:val="28"/>
        </w:rPr>
        <w:t>.</w:t>
      </w:r>
      <w:r w:rsidRPr="000B7A5E">
        <w:rPr>
          <w:rFonts w:ascii="Times New Roman" w:hAnsi="Times New Roman" w:cs="Times New Roman"/>
          <w:b/>
          <w:bCs/>
          <w:sz w:val="28"/>
          <w:szCs w:val="28"/>
        </w:rPr>
        <w:t xml:space="preserve"> </w:t>
      </w:r>
      <w:r w:rsidR="005C5D7D" w:rsidRPr="000B7A5E">
        <w:rPr>
          <w:rFonts w:ascii="Times New Roman" w:hAnsi="Times New Roman" w:cs="Times New Roman"/>
          <w:b/>
          <w:bCs/>
          <w:sz w:val="28"/>
          <w:szCs w:val="28"/>
        </w:rPr>
        <w:t>What is a Datanode?</w:t>
      </w:r>
    </w:p>
    <w:p w:rsidR="005C5D7D" w:rsidRPr="000B7A5E" w:rsidRDefault="005C5D7D" w:rsidP="00316437">
      <w:pPr>
        <w:pStyle w:val="NoSpacing"/>
        <w:rPr>
          <w:rFonts w:ascii="Times New Roman" w:hAnsi="Times New Roman" w:cs="Times New Roman"/>
          <w:bCs/>
          <w:sz w:val="28"/>
          <w:szCs w:val="28"/>
        </w:rPr>
      </w:pPr>
      <w:r w:rsidRPr="000B7A5E">
        <w:rPr>
          <w:rFonts w:ascii="Times New Roman" w:hAnsi="Times New Roman" w:cs="Times New Roman"/>
          <w:b/>
          <w:bCs/>
          <w:sz w:val="28"/>
          <w:szCs w:val="28"/>
        </w:rPr>
        <w:tab/>
      </w:r>
      <w:r w:rsidRPr="000B7A5E">
        <w:rPr>
          <w:rFonts w:ascii="Times New Roman" w:hAnsi="Times New Roman" w:cs="Times New Roman"/>
          <w:sz w:val="28"/>
          <w:szCs w:val="28"/>
        </w:rPr>
        <w:t>Datanodes are the slaves which are deployed on each machine and provide the actual storage. These are responsible for serving read and write requests for the clients.</w:t>
      </w:r>
    </w:p>
    <w:p w:rsidR="004E33FF" w:rsidRPr="000B7A5E" w:rsidRDefault="004E33FF" w:rsidP="00316437">
      <w:pPr>
        <w:pStyle w:val="NoSpacing"/>
        <w:rPr>
          <w:rFonts w:ascii="Times New Roman" w:hAnsi="Times New Roman" w:cs="Times New Roman"/>
          <w:b/>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31</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is a job tracker?</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Job tracker is a daemon that runs on a namenode for submitting and tracking MapReduce jobs in Hadoop. It assigns the tasks to the different task tracker. In a Hadoop cluster, there will be only one job tracker but many task trackers. It is the single point of failure for Hadoop and MapReduce Service. If the job tracker goes down all the running jobs are halted. It receives heartbeat from task tracker based on which Job tracker decides whether the assigned task is completed or not.</w:t>
      </w:r>
    </w:p>
    <w:p w:rsidR="004E33FF" w:rsidRPr="000B7A5E" w:rsidRDefault="004E33FF" w:rsidP="00316437">
      <w:pPr>
        <w:pStyle w:val="NoSpacing"/>
        <w:rPr>
          <w:rFonts w:ascii="Times New Roman" w:hAnsi="Times New Roman" w:cs="Times New Roman"/>
          <w:b/>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33</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is a task tracker?</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Task tracker is also a daemon that runs on datanodes. Task Trackers manage the execution of individual tasks on slave node. When a client submits a job, the job tracker will initialize the job and divide the work and assign them to different task trackers to perform MapReduce tasks. While performing this action, the task tracker will be simultaneously communicating with job tracker by sending heartbeat. If the job tracker does not receive heartbeat from task tracker within specified time, then it will assume that task tracker has crashed and assign that task to another task tracker in the cluster.</w:t>
      </w:r>
    </w:p>
    <w:p w:rsidR="004E33FF" w:rsidRPr="000B7A5E" w:rsidRDefault="004E33FF"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34</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is a rack?</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Rack is a storage area with all the datanodes put together. These datanodes can be physically located at different places. Rack is a physical collection of datanodes which are stored at a single location. There can be multiple racks in a single location.</w:t>
      </w:r>
    </w:p>
    <w:p w:rsidR="004E33FF" w:rsidRPr="000B7A5E" w:rsidRDefault="004E33FF" w:rsidP="00316437">
      <w:pPr>
        <w:pStyle w:val="NoSpacing"/>
        <w:rPr>
          <w:rFonts w:ascii="Times New Roman" w:hAnsi="Times New Roman" w:cs="Times New Roman"/>
          <w:bCs/>
          <w:sz w:val="28"/>
          <w:szCs w:val="28"/>
        </w:rPr>
      </w:pPr>
    </w:p>
    <w:p w:rsidR="000B7A5E" w:rsidRDefault="000B7A5E" w:rsidP="00316437">
      <w:pPr>
        <w:pStyle w:val="NoSpacing"/>
        <w:rPr>
          <w:rFonts w:ascii="Times New Roman" w:hAnsi="Times New Roman" w:cs="Times New Roman"/>
          <w:b/>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35</w:t>
      </w:r>
      <w:r w:rsidR="005C5D7D" w:rsidRPr="000B7A5E">
        <w:rPr>
          <w:rFonts w:ascii="Times New Roman" w:hAnsi="Times New Roman" w:cs="Times New Roman"/>
          <w:b/>
          <w:bCs/>
          <w:sz w:val="28"/>
          <w:szCs w:val="28"/>
        </w:rPr>
        <w:t>. Explain what is Speculative Execution?</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xml:space="preserve">In Hadoop during Speculative Execution a certain number of duplicate tasks are launched.  On different slave node, multiple copies of same map or reduce task can be executed using Speculative Execution. In simple words, if a particular drive is taking long time to complete a task, Hadoop will create a duplicate task on another </w:t>
      </w:r>
      <w:r w:rsidRPr="000B7A5E">
        <w:rPr>
          <w:rFonts w:ascii="Times New Roman" w:hAnsi="Times New Roman" w:cs="Times New Roman"/>
          <w:sz w:val="28"/>
          <w:szCs w:val="28"/>
        </w:rPr>
        <w:lastRenderedPageBreak/>
        <w:t>disk.  Disk that finish the task first are retained and disks that do not finish first are killed.</w:t>
      </w:r>
    </w:p>
    <w:p w:rsidR="004E33FF" w:rsidRPr="000B7A5E" w:rsidRDefault="004E33FF" w:rsidP="00316437">
      <w:pPr>
        <w:pStyle w:val="NoSpacing"/>
        <w:rPr>
          <w:rFonts w:ascii="Times New Roman" w:hAnsi="Times New Roman" w:cs="Times New Roman"/>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36</w:t>
      </w:r>
      <w:r w:rsidR="005C5D7D" w:rsidRPr="000B7A5E">
        <w:rPr>
          <w:rFonts w:ascii="Times New Roman" w:hAnsi="Times New Roman" w:cs="Times New Roman"/>
          <w:b/>
          <w:bCs/>
          <w:sz w:val="28"/>
          <w:szCs w:val="28"/>
        </w:rPr>
        <w:t xml:space="preserve">. Explain how JobTracker schedules a </w:t>
      </w:r>
      <w:proofErr w:type="gramStart"/>
      <w:r w:rsidR="005C5D7D" w:rsidRPr="000B7A5E">
        <w:rPr>
          <w:rFonts w:ascii="Times New Roman" w:hAnsi="Times New Roman" w:cs="Times New Roman"/>
          <w:b/>
          <w:bCs/>
          <w:sz w:val="28"/>
          <w:szCs w:val="28"/>
        </w:rPr>
        <w:t>task ?</w:t>
      </w:r>
      <w:proofErr w:type="gramEnd"/>
    </w:p>
    <w:p w:rsidR="00316437"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xml:space="preserve">The task </w:t>
      </w:r>
      <w:proofErr w:type="gramStart"/>
      <w:r w:rsidRPr="000B7A5E">
        <w:rPr>
          <w:rFonts w:ascii="Times New Roman" w:hAnsi="Times New Roman" w:cs="Times New Roman"/>
          <w:sz w:val="28"/>
          <w:szCs w:val="28"/>
        </w:rPr>
        <w:t>tracker send</w:t>
      </w:r>
      <w:proofErr w:type="gramEnd"/>
      <w:r w:rsidRPr="000B7A5E">
        <w:rPr>
          <w:rFonts w:ascii="Times New Roman" w:hAnsi="Times New Roman" w:cs="Times New Roman"/>
          <w:sz w:val="28"/>
          <w:szCs w:val="28"/>
        </w:rPr>
        <w:t xml:space="preserve"> out heartbeat messages to Jobtracker usually every few minutes to make sure that JobTracker is active and functioning.  The message also informs JobTracker about the number of available slots, so the JobTracker can stay upto date with where in the cluster work can be delegated</w:t>
      </w:r>
      <w:bookmarkStart w:id="1" w:name="How-NameNode-Handles-datanode-failures"/>
    </w:p>
    <w:p w:rsidR="004E33FF" w:rsidRPr="000B7A5E" w:rsidRDefault="004E33FF" w:rsidP="00316437">
      <w:pPr>
        <w:pStyle w:val="NoSpacing"/>
        <w:rPr>
          <w:rFonts w:ascii="Times New Roman" w:hAnsi="Times New Roman" w:cs="Times New Roman"/>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37</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hyperlink r:id="rId8" w:anchor="How-NameNode-Handles-datanode-failures" w:history="1">
        <w:r w:rsidR="005C5D7D" w:rsidRPr="000B7A5E">
          <w:rPr>
            <w:rFonts w:ascii="Times New Roman" w:hAnsi="Times New Roman" w:cs="Times New Roman"/>
            <w:b/>
            <w:sz w:val="28"/>
            <w:szCs w:val="28"/>
          </w:rPr>
          <w:t>How NameNode Handles data node failures?</w:t>
        </w:r>
      </w:hyperlink>
      <w:bookmarkEnd w:id="1"/>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NameNode periodically receives a Heartbeat and a Blockreport from each of the DataNodes in the cluster. Receipt of a Heartbeat implies that the DataNode is functioning properly. A Blockreport contains a list of all blocks on a DataNode. When NameNode notices that it has not recieved a hearbeat message from a data node after a certain amount of time, the data node is marked as dead. Since blocks will be under replicated the system begins replicating the blocks that were stored on the dead datanode. The NameNode Orchestrates the replication of data blocks from one datanode to another. The replication data transfer happens directly between datanodes and the data never passes through the namenode.</w:t>
      </w:r>
    </w:p>
    <w:p w:rsidR="004E33FF" w:rsidRPr="000B7A5E" w:rsidRDefault="004E33FF" w:rsidP="00316437">
      <w:pPr>
        <w:pStyle w:val="NoSpacing"/>
        <w:rPr>
          <w:rFonts w:ascii="Times New Roman" w:hAnsi="Times New Roman" w:cs="Times New Roman"/>
          <w:b/>
          <w:sz w:val="28"/>
          <w:szCs w:val="28"/>
        </w:rPr>
      </w:pPr>
    </w:p>
    <w:p w:rsidR="005C5D7D" w:rsidRPr="000B7A5E" w:rsidRDefault="004E33FF" w:rsidP="00316437">
      <w:pPr>
        <w:pStyle w:val="NoSpacing"/>
        <w:rPr>
          <w:rFonts w:ascii="Times New Roman" w:hAnsi="Times New Roman" w:cs="Times New Roman"/>
          <w:b/>
          <w:sz w:val="28"/>
          <w:szCs w:val="28"/>
        </w:rPr>
      </w:pPr>
      <w:proofErr w:type="gramStart"/>
      <w:r w:rsidRPr="000B7A5E">
        <w:rPr>
          <w:rFonts w:ascii="Times New Roman" w:hAnsi="Times New Roman" w:cs="Times New Roman"/>
          <w:b/>
          <w:sz w:val="28"/>
          <w:szCs w:val="28"/>
        </w:rPr>
        <w:t xml:space="preserve">38 </w:t>
      </w:r>
      <w:r w:rsidR="005C5D7D" w:rsidRPr="000B7A5E">
        <w:rPr>
          <w:rFonts w:ascii="Times New Roman" w:hAnsi="Times New Roman" w:cs="Times New Roman"/>
          <w:b/>
          <w:sz w:val="28"/>
          <w:szCs w:val="28"/>
        </w:rPr>
        <w:t>.</w:t>
      </w:r>
      <w:proofErr w:type="gramEnd"/>
      <w:r w:rsidR="005C5D7D" w:rsidRPr="000B7A5E">
        <w:rPr>
          <w:rFonts w:ascii="Times New Roman" w:hAnsi="Times New Roman" w:cs="Times New Roman"/>
          <w:b/>
          <w:sz w:val="28"/>
          <w:szCs w:val="28"/>
        </w:rPr>
        <w:t xml:space="preserve"> </w:t>
      </w:r>
      <w:proofErr w:type="gramStart"/>
      <w:r w:rsidR="005C5D7D" w:rsidRPr="000B7A5E">
        <w:rPr>
          <w:rFonts w:ascii="Times New Roman" w:hAnsi="Times New Roman" w:cs="Times New Roman"/>
          <w:b/>
          <w:sz w:val="28"/>
          <w:szCs w:val="28"/>
        </w:rPr>
        <w:t>what</w:t>
      </w:r>
      <w:proofErr w:type="gramEnd"/>
      <w:r w:rsidR="005C5D7D" w:rsidRPr="000B7A5E">
        <w:rPr>
          <w:rFonts w:ascii="Times New Roman" w:hAnsi="Times New Roman" w:cs="Times New Roman"/>
          <w:b/>
          <w:sz w:val="28"/>
          <w:szCs w:val="28"/>
        </w:rPr>
        <w:t xml:space="preserve"> is SPOF?</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SPOF means "Single Point </w:t>
      </w:r>
      <w:proofErr w:type="gramStart"/>
      <w:r w:rsidRPr="000B7A5E">
        <w:rPr>
          <w:rFonts w:ascii="Times New Roman" w:hAnsi="Times New Roman" w:cs="Times New Roman"/>
          <w:sz w:val="28"/>
          <w:szCs w:val="28"/>
        </w:rPr>
        <w:t>Of</w:t>
      </w:r>
      <w:proofErr w:type="gramEnd"/>
      <w:r w:rsidRPr="000B7A5E">
        <w:rPr>
          <w:rFonts w:ascii="Times New Roman" w:hAnsi="Times New Roman" w:cs="Times New Roman"/>
          <w:sz w:val="28"/>
          <w:szCs w:val="28"/>
        </w:rPr>
        <w:t xml:space="preserve"> Failure". </w:t>
      </w:r>
      <w:proofErr w:type="gramStart"/>
      <w:r w:rsidRPr="000B7A5E">
        <w:rPr>
          <w:rFonts w:ascii="Times New Roman" w:hAnsi="Times New Roman" w:cs="Times New Roman"/>
          <w:sz w:val="28"/>
          <w:szCs w:val="28"/>
        </w:rPr>
        <w:t>when</w:t>
      </w:r>
      <w:proofErr w:type="gramEnd"/>
      <w:r w:rsidRPr="000B7A5E">
        <w:rPr>
          <w:rFonts w:ascii="Times New Roman" w:hAnsi="Times New Roman" w:cs="Times New Roman"/>
          <w:sz w:val="28"/>
          <w:szCs w:val="28"/>
        </w:rPr>
        <w:t xml:space="preserve"> name node fails then we call it as SPOF.</w:t>
      </w:r>
    </w:p>
    <w:p w:rsidR="004E33FF" w:rsidRPr="000B7A5E" w:rsidRDefault="004E33FF" w:rsidP="00316437">
      <w:pPr>
        <w:pStyle w:val="NoSpacing"/>
        <w:rPr>
          <w:rFonts w:ascii="Times New Roman" w:hAnsi="Times New Roman" w:cs="Times New Roman"/>
          <w:b/>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39</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is a heartbeat in HDFS?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 heartbeat is a signal indicating that it is alive. A datanode sends heartbeat to Namenode and task tracker will send its heart beat to job tracker. If the Namenode or job tracker does not receive heart beat then they will decide that there is some problem in datanode or task tracker is unable to perform the assigned task.</w:t>
      </w:r>
    </w:p>
    <w:p w:rsidR="005C5D7D" w:rsidRPr="000B7A5E" w:rsidRDefault="005C5D7D" w:rsidP="00316437">
      <w:pPr>
        <w:pStyle w:val="NoSpacing"/>
        <w:rPr>
          <w:rFonts w:ascii="Times New Roman" w:hAnsi="Times New Roman" w:cs="Times New Roman"/>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40</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Are Namenode and job tracker on the same host?</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No, in practical environment, Namenode is on a separate host and job tracker is on a separate host.</w:t>
      </w:r>
    </w:p>
    <w:p w:rsidR="004E33FF" w:rsidRPr="000B7A5E" w:rsidRDefault="004E33FF" w:rsidP="00316437">
      <w:pPr>
        <w:pStyle w:val="NoSpacing"/>
        <w:rPr>
          <w:rFonts w:ascii="Times New Roman" w:hAnsi="Times New Roman" w:cs="Times New Roman"/>
          <w:b/>
          <w:sz w:val="28"/>
          <w:szCs w:val="28"/>
        </w:rPr>
      </w:pPr>
    </w:p>
    <w:p w:rsidR="000B7A5E" w:rsidRDefault="000B7A5E" w:rsidP="00316437">
      <w:pPr>
        <w:pStyle w:val="NoSpacing"/>
        <w:rPr>
          <w:rFonts w:ascii="Times New Roman" w:hAnsi="Times New Roman" w:cs="Times New Roman"/>
          <w:b/>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41</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Are job tracker and task trackers present in separate machines?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Yes, job tracker and task tracker are present in different machines. The reason is job tracker is a single point of failure for the Hadoop MapReduce service. If it goes down, all running jobs are halted.</w:t>
      </w:r>
    </w:p>
    <w:p w:rsidR="004E33FF" w:rsidRPr="000B7A5E" w:rsidRDefault="004E33FF" w:rsidP="00316437">
      <w:pPr>
        <w:pStyle w:val="NoSpacing"/>
        <w:rPr>
          <w:rFonts w:ascii="Times New Roman" w:hAnsi="Times New Roman" w:cs="Times New Roman"/>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lastRenderedPageBreak/>
        <w:t>42</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Do we require two servers for the Namenode and the datanodes?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Yes, we need two different servers for the Namenode and the datanodes. This is because Namenode requires highly configurable system as it stores information about the location details of all the files stored in different datanodes and on the other hand, datanodes require low configuration system.</w:t>
      </w:r>
    </w:p>
    <w:p w:rsidR="004E33FF" w:rsidRPr="000B7A5E" w:rsidRDefault="004E33FF"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43</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 xml:space="preserve">What is </w:t>
      </w:r>
      <w:proofErr w:type="gramStart"/>
      <w:r w:rsidR="005C5D7D" w:rsidRPr="000B7A5E">
        <w:rPr>
          <w:rFonts w:ascii="Times New Roman" w:hAnsi="Times New Roman" w:cs="Times New Roman"/>
          <w:b/>
          <w:sz w:val="28"/>
          <w:szCs w:val="28"/>
        </w:rPr>
        <w:t>a commodity</w:t>
      </w:r>
      <w:proofErr w:type="gramEnd"/>
      <w:r w:rsidR="005C5D7D" w:rsidRPr="000B7A5E">
        <w:rPr>
          <w:rFonts w:ascii="Times New Roman" w:hAnsi="Times New Roman" w:cs="Times New Roman"/>
          <w:b/>
          <w:sz w:val="28"/>
          <w:szCs w:val="28"/>
        </w:rPr>
        <w:t xml:space="preserve"> hardware? Does commodity hardware include RAM?</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Commodity hardware is a non-expensive system which is not of high quality or high-availability. Hadoop can be installed in any average commodity hardware. We don’t need super computers or high-end hardware to work on Hadoop. Yes, Commodity hardware includes RAM because there will be some services which will be running on RAM.</w:t>
      </w:r>
    </w:p>
    <w:p w:rsidR="00316437" w:rsidRPr="000B7A5E" w:rsidRDefault="00316437" w:rsidP="00316437">
      <w:pPr>
        <w:pStyle w:val="NoSpacing"/>
        <w:rPr>
          <w:rFonts w:ascii="Times New Roman" w:hAnsi="Times New Roman" w:cs="Times New Roman"/>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44</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Is Namenode also a commodity?</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No. Namenode can never be </w:t>
      </w:r>
      <w:proofErr w:type="gramStart"/>
      <w:r w:rsidRPr="000B7A5E">
        <w:rPr>
          <w:rFonts w:ascii="Times New Roman" w:hAnsi="Times New Roman" w:cs="Times New Roman"/>
          <w:sz w:val="28"/>
          <w:szCs w:val="28"/>
        </w:rPr>
        <w:t>a commodity</w:t>
      </w:r>
      <w:proofErr w:type="gramEnd"/>
      <w:r w:rsidRPr="000B7A5E">
        <w:rPr>
          <w:rFonts w:ascii="Times New Roman" w:hAnsi="Times New Roman" w:cs="Times New Roman"/>
          <w:sz w:val="28"/>
          <w:szCs w:val="28"/>
        </w:rPr>
        <w:t> hardware because the entire HDFS rely on it. It is the single point of failure in HDFS. Namenode has to be a high-availability machine.</w:t>
      </w:r>
    </w:p>
    <w:p w:rsidR="004E33FF" w:rsidRPr="000B7A5E" w:rsidRDefault="004E33FF"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45</w:t>
      </w:r>
      <w:proofErr w:type="gramStart"/>
      <w:r w:rsidR="005C5D7D" w:rsidRPr="000B7A5E">
        <w:rPr>
          <w:rFonts w:ascii="Times New Roman" w:hAnsi="Times New Roman" w:cs="Times New Roman"/>
          <w:b/>
          <w:sz w:val="28"/>
          <w:szCs w:val="28"/>
        </w:rPr>
        <w:t>.What</w:t>
      </w:r>
      <w:proofErr w:type="gramEnd"/>
      <w:r w:rsidR="005C5D7D" w:rsidRPr="000B7A5E">
        <w:rPr>
          <w:rFonts w:ascii="Times New Roman" w:hAnsi="Times New Roman" w:cs="Times New Roman"/>
          <w:b/>
          <w:sz w:val="28"/>
          <w:szCs w:val="28"/>
        </w:rPr>
        <w:t xml:space="preserve"> is a metadata?</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Metadata is the information about the data </w:t>
      </w:r>
      <w:proofErr w:type="gramStart"/>
      <w:r w:rsidRPr="000B7A5E">
        <w:rPr>
          <w:rFonts w:ascii="Times New Roman" w:hAnsi="Times New Roman" w:cs="Times New Roman"/>
          <w:sz w:val="28"/>
          <w:szCs w:val="28"/>
        </w:rPr>
        <w:t>stored  in</w:t>
      </w:r>
      <w:proofErr w:type="gramEnd"/>
      <w:r w:rsidRPr="000B7A5E">
        <w:rPr>
          <w:rFonts w:ascii="Times New Roman" w:hAnsi="Times New Roman" w:cs="Times New Roman"/>
          <w:sz w:val="28"/>
          <w:szCs w:val="28"/>
        </w:rPr>
        <w:t xml:space="preserve"> datanodes such as location of the file, size of the file and so on</w:t>
      </w:r>
    </w:p>
    <w:p w:rsidR="004E33FF" w:rsidRPr="000B7A5E" w:rsidRDefault="004E33FF"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46</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is the difference between Gen1 and Gen2 Hadoop with regards to the Namenode?</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In Gen 1 Hadoop, Namenode is the single point of failure. In Gen 2 Hadoop, we have what is known as Active and Passive Namenodes kind of a structure. If the active Namenode fails, passive Namenode takes over the charge.</w:t>
      </w:r>
    </w:p>
    <w:p w:rsidR="005C5D7D" w:rsidRPr="000B7A5E" w:rsidRDefault="005C5D7D" w:rsidP="00316437">
      <w:pPr>
        <w:pStyle w:val="NoSpacing"/>
        <w:rPr>
          <w:rFonts w:ascii="Times New Roman" w:hAnsi="Times New Roman" w:cs="Times New Roman"/>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47</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is a daemon?</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Daemon is a process or service that runs in background. In general, we use this word in UNIX environment. The equivalent of Daemon in Windows is “services” and in Dos </w:t>
      </w:r>
      <w:proofErr w:type="gramStart"/>
      <w:r w:rsidRPr="000B7A5E">
        <w:rPr>
          <w:rFonts w:ascii="Times New Roman" w:hAnsi="Times New Roman" w:cs="Times New Roman"/>
          <w:sz w:val="28"/>
          <w:szCs w:val="28"/>
        </w:rPr>
        <w:t>is ”</w:t>
      </w:r>
      <w:proofErr w:type="gramEnd"/>
      <w:r w:rsidRPr="000B7A5E">
        <w:rPr>
          <w:rFonts w:ascii="Times New Roman" w:hAnsi="Times New Roman" w:cs="Times New Roman"/>
          <w:sz w:val="28"/>
          <w:szCs w:val="28"/>
        </w:rPr>
        <w:t xml:space="preserve"> TSR”.</w:t>
      </w:r>
    </w:p>
    <w:p w:rsidR="005C5D7D" w:rsidRPr="000B7A5E" w:rsidRDefault="005C5D7D" w:rsidP="00316437">
      <w:pPr>
        <w:pStyle w:val="NoSpacing"/>
        <w:rPr>
          <w:rFonts w:ascii="Times New Roman" w:hAnsi="Times New Roman" w:cs="Times New Roman"/>
          <w:bCs/>
          <w:sz w:val="28"/>
          <w:szCs w:val="28"/>
        </w:rPr>
      </w:pPr>
    </w:p>
    <w:p w:rsidR="000B7A5E" w:rsidRDefault="000B7A5E" w:rsidP="00316437">
      <w:pPr>
        <w:pStyle w:val="NoSpacing"/>
        <w:rPr>
          <w:rFonts w:ascii="Times New Roman" w:hAnsi="Times New Roman" w:cs="Times New Roman"/>
          <w:b/>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48</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If a data Node is full how it’s identified?</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When data is stored in datanode, then the metadata of that data will be stored in the Namenode. So Namenode will identify if the data node is full.</w:t>
      </w:r>
    </w:p>
    <w:p w:rsidR="005C5D7D" w:rsidRPr="000B7A5E" w:rsidRDefault="005C5D7D" w:rsidP="00316437">
      <w:pPr>
        <w:pStyle w:val="NoSpacing"/>
        <w:rPr>
          <w:rFonts w:ascii="Times New Roman" w:hAnsi="Times New Roman" w:cs="Times New Roman"/>
          <w:bCs/>
          <w:sz w:val="28"/>
          <w:szCs w:val="28"/>
        </w:rPr>
      </w:pPr>
    </w:p>
    <w:p w:rsidR="003446B8" w:rsidRDefault="003446B8" w:rsidP="00316437">
      <w:pPr>
        <w:pStyle w:val="NoSpacing"/>
        <w:rPr>
          <w:rFonts w:ascii="Times New Roman" w:hAnsi="Times New Roman" w:cs="Times New Roman"/>
          <w:b/>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lastRenderedPageBreak/>
        <w:t>49</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If datanodes increase, then do we need to upgrade Namenode?</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While installing the Hadoop system, Namenode is determined based on the size of the clusters. Most of the time, we do not need to upgrade the Namenode because it does not store the actual data, but just the metadata, so such a requirement rarely arise.</w:t>
      </w:r>
    </w:p>
    <w:p w:rsidR="005C5D7D" w:rsidRPr="000B7A5E" w:rsidRDefault="005C5D7D"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50</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Doesn’t Google have its very own version of DFS?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Yes, Google owns a DFS known as “</w:t>
      </w:r>
      <w:r w:rsidRPr="000B7A5E">
        <w:rPr>
          <w:rFonts w:ascii="Times New Roman" w:hAnsi="Times New Roman" w:cs="Times New Roman"/>
          <w:iCs/>
          <w:sz w:val="28"/>
          <w:szCs w:val="28"/>
          <w:bdr w:val="none" w:sz="0" w:space="0" w:color="auto" w:frame="1"/>
        </w:rPr>
        <w:t>Google File System (GFS)</w:t>
      </w:r>
      <w:proofErr w:type="gramStart"/>
      <w:r w:rsidRPr="000B7A5E">
        <w:rPr>
          <w:rFonts w:ascii="Times New Roman" w:hAnsi="Times New Roman" w:cs="Times New Roman"/>
          <w:sz w:val="28"/>
          <w:szCs w:val="28"/>
        </w:rPr>
        <w:t>”  developed</w:t>
      </w:r>
      <w:proofErr w:type="gramEnd"/>
      <w:r w:rsidRPr="000B7A5E">
        <w:rPr>
          <w:rFonts w:ascii="Times New Roman" w:hAnsi="Times New Roman" w:cs="Times New Roman"/>
          <w:sz w:val="28"/>
          <w:szCs w:val="28"/>
        </w:rPr>
        <w:t xml:space="preserve"> by Google Inc. for its own use.</w:t>
      </w:r>
    </w:p>
    <w:p w:rsidR="005C5D7D" w:rsidRPr="000B7A5E" w:rsidRDefault="005C5D7D"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51</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Is client the end user in HDFS?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No, Client is an application which runs on your machine, which is used to interact with the Namenode (job tracker) or datanode (task tracker).</w:t>
      </w:r>
    </w:p>
    <w:p w:rsidR="005C5D7D" w:rsidRPr="000B7A5E" w:rsidRDefault="005C5D7D"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52</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is ‘Key value pair’ in HDFS?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iCs/>
          <w:sz w:val="28"/>
          <w:szCs w:val="28"/>
          <w:bdr w:val="none" w:sz="0" w:space="0" w:color="auto" w:frame="1"/>
        </w:rPr>
        <w:tab/>
        <w:t>Key value pair</w:t>
      </w:r>
      <w:r w:rsidRPr="000B7A5E">
        <w:rPr>
          <w:rFonts w:ascii="Times New Roman" w:hAnsi="Times New Roman" w:cs="Times New Roman"/>
          <w:sz w:val="28"/>
          <w:szCs w:val="28"/>
        </w:rPr>
        <w:t xml:space="preserve"> is the intermediate data generated by maps and sent to </w:t>
      </w:r>
      <w:proofErr w:type="gramStart"/>
      <w:r w:rsidRPr="000B7A5E">
        <w:rPr>
          <w:rFonts w:ascii="Times New Roman" w:hAnsi="Times New Roman" w:cs="Times New Roman"/>
          <w:sz w:val="28"/>
          <w:szCs w:val="28"/>
        </w:rPr>
        <w:t>reduces</w:t>
      </w:r>
      <w:proofErr w:type="gramEnd"/>
      <w:r w:rsidRPr="000B7A5E">
        <w:rPr>
          <w:rFonts w:ascii="Times New Roman" w:hAnsi="Times New Roman" w:cs="Times New Roman"/>
          <w:sz w:val="28"/>
          <w:szCs w:val="28"/>
        </w:rPr>
        <w:t xml:space="preserve"> for generating the final output.</w:t>
      </w:r>
    </w:p>
    <w:p w:rsidR="004E33FF" w:rsidRPr="000B7A5E" w:rsidRDefault="004E33FF"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53</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is the difference between MapReduce engine and HDFS cluster?</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HDFS cluster is the name given to the whole configuration of master and slaves where data is stored. Map Reduce Engine is the programming module which is used to retrieve and analyze data.</w:t>
      </w:r>
    </w:p>
    <w:p w:rsidR="005C5D7D" w:rsidRPr="000B7A5E" w:rsidRDefault="005C5D7D"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54</w:t>
      </w:r>
      <w:proofErr w:type="gramStart"/>
      <w:r w:rsidR="005C5D7D" w:rsidRPr="000B7A5E">
        <w:rPr>
          <w:rFonts w:ascii="Times New Roman" w:hAnsi="Times New Roman" w:cs="Times New Roman"/>
          <w:b/>
          <w:sz w:val="28"/>
          <w:szCs w:val="28"/>
        </w:rPr>
        <w:t>.Which</w:t>
      </w:r>
      <w:proofErr w:type="gramEnd"/>
      <w:r w:rsidR="005C5D7D" w:rsidRPr="000B7A5E">
        <w:rPr>
          <w:rFonts w:ascii="Times New Roman" w:hAnsi="Times New Roman" w:cs="Times New Roman"/>
          <w:b/>
          <w:sz w:val="28"/>
          <w:szCs w:val="28"/>
        </w:rPr>
        <w:t xml:space="preserve"> are the two types of ‘writes’ in HDFS?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There are two types of writes in HDFS: </w:t>
      </w:r>
      <w:r w:rsidRPr="000B7A5E">
        <w:rPr>
          <w:rFonts w:ascii="Times New Roman" w:hAnsi="Times New Roman" w:cs="Times New Roman"/>
          <w:iCs/>
          <w:sz w:val="28"/>
          <w:szCs w:val="28"/>
          <w:bdr w:val="none" w:sz="0" w:space="0" w:color="auto" w:frame="1"/>
        </w:rPr>
        <w:t>posted and non-posted write</w:t>
      </w:r>
      <w:r w:rsidRPr="000B7A5E">
        <w:rPr>
          <w:rFonts w:ascii="Times New Roman" w:hAnsi="Times New Roman" w:cs="Times New Roman"/>
          <w:sz w:val="28"/>
          <w:szCs w:val="28"/>
        </w:rPr>
        <w:t>. Posted Write is when we write it and forget about it, without worrying about the acknowledgement. It is similar to our traditional Indian post. In a Non-posted Write, we wait for the acknowledgement. It is similar to the today’s courier services. Naturally, non-posted write is more expensive than the posted write. It is much more expensive, though both writes are asynchronous.</w:t>
      </w:r>
    </w:p>
    <w:p w:rsidR="005C5D7D" w:rsidRPr="000B7A5E" w:rsidRDefault="005C5D7D"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55</w:t>
      </w:r>
      <w:r w:rsidR="005C5D7D" w:rsidRPr="000B7A5E">
        <w:rPr>
          <w:rFonts w:ascii="Times New Roman" w:hAnsi="Times New Roman" w:cs="Times New Roman"/>
          <w:b/>
          <w:bCs/>
          <w:sz w:val="28"/>
          <w:szCs w:val="28"/>
        </w:rPr>
        <w:t xml:space="preserve"> </w:t>
      </w:r>
      <w:r w:rsidR="005C5D7D" w:rsidRPr="000B7A5E">
        <w:rPr>
          <w:rFonts w:ascii="Times New Roman" w:hAnsi="Times New Roman" w:cs="Times New Roman"/>
          <w:b/>
          <w:sz w:val="28"/>
          <w:szCs w:val="28"/>
        </w:rPr>
        <w:t xml:space="preserve">.Why </w:t>
      </w:r>
      <w:proofErr w:type="gramStart"/>
      <w:r w:rsidR="005C5D7D" w:rsidRPr="000B7A5E">
        <w:rPr>
          <w:rFonts w:ascii="Times New Roman" w:hAnsi="Times New Roman" w:cs="Times New Roman"/>
          <w:b/>
          <w:sz w:val="28"/>
          <w:szCs w:val="28"/>
        </w:rPr>
        <w:t>‘</w:t>
      </w:r>
      <w:r w:rsidR="005C5D7D" w:rsidRPr="000B7A5E">
        <w:rPr>
          <w:rFonts w:ascii="Times New Roman" w:hAnsi="Times New Roman" w:cs="Times New Roman"/>
          <w:b/>
          <w:iCs/>
          <w:sz w:val="28"/>
          <w:szCs w:val="28"/>
          <w:bdr w:val="none" w:sz="0" w:space="0" w:color="auto" w:frame="1"/>
        </w:rPr>
        <w:t>Reading</w:t>
      </w:r>
      <w:r w:rsidR="005C5D7D" w:rsidRPr="000B7A5E">
        <w:rPr>
          <w:rFonts w:ascii="Times New Roman" w:hAnsi="Times New Roman" w:cs="Times New Roman"/>
          <w:b/>
          <w:sz w:val="28"/>
          <w:szCs w:val="28"/>
        </w:rPr>
        <w:t>‘ is</w:t>
      </w:r>
      <w:proofErr w:type="gramEnd"/>
      <w:r w:rsidR="005C5D7D" w:rsidRPr="000B7A5E">
        <w:rPr>
          <w:rFonts w:ascii="Times New Roman" w:hAnsi="Times New Roman" w:cs="Times New Roman"/>
          <w:b/>
          <w:sz w:val="28"/>
          <w:szCs w:val="28"/>
        </w:rPr>
        <w:t xml:space="preserve"> done in parallel and ‘</w:t>
      </w:r>
      <w:r w:rsidR="005C5D7D" w:rsidRPr="000B7A5E">
        <w:rPr>
          <w:rFonts w:ascii="Times New Roman" w:hAnsi="Times New Roman" w:cs="Times New Roman"/>
          <w:b/>
          <w:iCs/>
          <w:sz w:val="28"/>
          <w:szCs w:val="28"/>
          <w:bdr w:val="none" w:sz="0" w:space="0" w:color="auto" w:frame="1"/>
        </w:rPr>
        <w:t>Writing</w:t>
      </w:r>
      <w:r w:rsidR="005C5D7D" w:rsidRPr="000B7A5E">
        <w:rPr>
          <w:rFonts w:ascii="Times New Roman" w:hAnsi="Times New Roman" w:cs="Times New Roman"/>
          <w:b/>
          <w:sz w:val="28"/>
          <w:szCs w:val="28"/>
        </w:rPr>
        <w:t>‘ is not in HDFS?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iCs/>
          <w:sz w:val="28"/>
          <w:szCs w:val="28"/>
          <w:bdr w:val="none" w:sz="0" w:space="0" w:color="auto" w:frame="1"/>
        </w:rPr>
        <w:tab/>
        <w:t>Reading</w:t>
      </w:r>
      <w:r w:rsidRPr="000B7A5E">
        <w:rPr>
          <w:rFonts w:ascii="Times New Roman" w:hAnsi="Times New Roman" w:cs="Times New Roman"/>
          <w:sz w:val="28"/>
          <w:szCs w:val="28"/>
        </w:rPr>
        <w:t> is done in parallel because by doing so we can access the data fast. But we do not perform the </w:t>
      </w:r>
      <w:r w:rsidRPr="000B7A5E">
        <w:rPr>
          <w:rFonts w:ascii="Times New Roman" w:hAnsi="Times New Roman" w:cs="Times New Roman"/>
          <w:iCs/>
          <w:sz w:val="28"/>
          <w:szCs w:val="28"/>
          <w:bdr w:val="none" w:sz="0" w:space="0" w:color="auto" w:frame="1"/>
        </w:rPr>
        <w:t>write</w:t>
      </w:r>
      <w:r w:rsidRPr="000B7A5E">
        <w:rPr>
          <w:rFonts w:ascii="Times New Roman" w:hAnsi="Times New Roman" w:cs="Times New Roman"/>
          <w:sz w:val="28"/>
          <w:szCs w:val="28"/>
        </w:rPr>
        <w:t> operation in parallel. The reason is that if we perform the </w:t>
      </w:r>
      <w:r w:rsidRPr="000B7A5E">
        <w:rPr>
          <w:rFonts w:ascii="Times New Roman" w:hAnsi="Times New Roman" w:cs="Times New Roman"/>
          <w:iCs/>
          <w:sz w:val="28"/>
          <w:szCs w:val="28"/>
          <w:bdr w:val="none" w:sz="0" w:space="0" w:color="auto" w:frame="1"/>
        </w:rPr>
        <w:t>write</w:t>
      </w:r>
      <w:r w:rsidRPr="000B7A5E">
        <w:rPr>
          <w:rFonts w:ascii="Times New Roman" w:hAnsi="Times New Roman" w:cs="Times New Roman"/>
          <w:sz w:val="28"/>
          <w:szCs w:val="28"/>
        </w:rPr>
        <w:t> operation in parallel, then it might result in data inconsistency</w:t>
      </w:r>
    </w:p>
    <w:p w:rsidR="005C5D7D" w:rsidRPr="000B7A5E" w:rsidRDefault="005C5D7D" w:rsidP="00316437">
      <w:pPr>
        <w:pStyle w:val="NoSpacing"/>
        <w:rPr>
          <w:rFonts w:ascii="Times New Roman" w:hAnsi="Times New Roman" w:cs="Times New Roman"/>
          <w:bCs/>
          <w:sz w:val="28"/>
          <w:szCs w:val="28"/>
        </w:rPr>
      </w:pPr>
    </w:p>
    <w:p w:rsidR="005C5D7D" w:rsidRPr="000B7A5E" w:rsidRDefault="004E33FF"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56</w:t>
      </w:r>
      <w:proofErr w:type="gramStart"/>
      <w:r w:rsidR="005C5D7D" w:rsidRPr="000B7A5E">
        <w:rPr>
          <w:rFonts w:ascii="Times New Roman" w:hAnsi="Times New Roman" w:cs="Times New Roman"/>
          <w:b/>
          <w:sz w:val="28"/>
          <w:szCs w:val="28"/>
        </w:rPr>
        <w:t>.Can</w:t>
      </w:r>
      <w:proofErr w:type="gramEnd"/>
      <w:r w:rsidR="005C5D7D" w:rsidRPr="000B7A5E">
        <w:rPr>
          <w:rFonts w:ascii="Times New Roman" w:hAnsi="Times New Roman" w:cs="Times New Roman"/>
          <w:b/>
          <w:sz w:val="28"/>
          <w:szCs w:val="28"/>
        </w:rPr>
        <w:t xml:space="preserve"> Hadoop be compared to NOSQL database like Cassandra?</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r>
      <w:proofErr w:type="gramStart"/>
      <w:r w:rsidRPr="000B7A5E">
        <w:rPr>
          <w:rFonts w:ascii="Times New Roman" w:hAnsi="Times New Roman" w:cs="Times New Roman"/>
          <w:sz w:val="28"/>
          <w:szCs w:val="28"/>
        </w:rPr>
        <w:t>Though</w:t>
      </w:r>
      <w:r w:rsidR="000B7A5E">
        <w:rPr>
          <w:rFonts w:ascii="Times New Roman" w:hAnsi="Times New Roman" w:cs="Times New Roman"/>
          <w:sz w:val="28"/>
          <w:szCs w:val="28"/>
        </w:rPr>
        <w:t xml:space="preserve"> </w:t>
      </w:r>
      <w:r w:rsidRPr="000B7A5E">
        <w:rPr>
          <w:rFonts w:ascii="Times New Roman" w:hAnsi="Times New Roman" w:cs="Times New Roman"/>
          <w:sz w:val="28"/>
          <w:szCs w:val="28"/>
        </w:rPr>
        <w:t xml:space="preserve"> NOSQL</w:t>
      </w:r>
      <w:proofErr w:type="gramEnd"/>
      <w:r w:rsidRPr="000B7A5E">
        <w:rPr>
          <w:rStyle w:val="apple-converted-space"/>
          <w:rFonts w:ascii="Times New Roman" w:hAnsi="Times New Roman" w:cs="Times New Roman"/>
          <w:bCs/>
          <w:sz w:val="28"/>
          <w:szCs w:val="28"/>
          <w:bdr w:val="none" w:sz="0" w:space="0" w:color="auto" w:frame="1"/>
        </w:rPr>
        <w:t> </w:t>
      </w:r>
      <w:r w:rsidRPr="000B7A5E">
        <w:rPr>
          <w:rFonts w:ascii="Times New Roman" w:hAnsi="Times New Roman" w:cs="Times New Roman"/>
          <w:sz w:val="28"/>
          <w:szCs w:val="28"/>
        </w:rPr>
        <w:t xml:space="preserve">is the closet technology that can be compared to Hadoop, it has its own pros and cons. There is no DFS in NOSQL. Hadoop is not a </w:t>
      </w:r>
      <w:r w:rsidRPr="000B7A5E">
        <w:rPr>
          <w:rFonts w:ascii="Times New Roman" w:hAnsi="Times New Roman" w:cs="Times New Roman"/>
          <w:sz w:val="28"/>
          <w:szCs w:val="28"/>
        </w:rPr>
        <w:lastRenderedPageBreak/>
        <w:t>database. It’s a filesystem (HDFS) and distributed programming framework (MapReduce).</w:t>
      </w:r>
    </w:p>
    <w:p w:rsidR="005C5D7D" w:rsidRPr="000B7A5E" w:rsidRDefault="005C5D7D" w:rsidP="00316437">
      <w:pPr>
        <w:pStyle w:val="NoSpacing"/>
        <w:rPr>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b/>
          <w:sz w:val="28"/>
          <w:szCs w:val="28"/>
        </w:rPr>
      </w:pPr>
      <w:r w:rsidRPr="000B7A5E">
        <w:rPr>
          <w:rFonts w:ascii="Times New Roman" w:hAnsi="Times New Roman" w:cs="Times New Roman"/>
          <w:b/>
          <w:bCs/>
          <w:sz w:val="28"/>
          <w:szCs w:val="28"/>
        </w:rPr>
        <w:t>57</w:t>
      </w:r>
      <w:r w:rsidR="005C5D7D" w:rsidRPr="000B7A5E">
        <w:rPr>
          <w:rFonts w:ascii="Times New Roman" w:hAnsi="Times New Roman" w:cs="Times New Roman"/>
          <w:b/>
          <w:bCs/>
          <w:sz w:val="28"/>
          <w:szCs w:val="28"/>
        </w:rPr>
        <w:t>. Explain what is difference between an Input Split and HDFS Block?</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Logical division of data is known as Split while physical division of data is known as HDFS Block</w:t>
      </w:r>
    </w:p>
    <w:p w:rsidR="000B7A5E" w:rsidRPr="000B7A5E" w:rsidRDefault="000B7A5E" w:rsidP="00316437">
      <w:pPr>
        <w:pStyle w:val="NoSpacing"/>
        <w:rPr>
          <w:rStyle w:val="Strong"/>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Style w:val="Strong"/>
          <w:rFonts w:ascii="Times New Roman" w:hAnsi="Times New Roman" w:cs="Times New Roman"/>
          <w:sz w:val="28"/>
          <w:szCs w:val="28"/>
        </w:rPr>
        <w:t>58</w:t>
      </w:r>
      <w:proofErr w:type="gramStart"/>
      <w:r w:rsidR="005C5D7D" w:rsidRPr="000B7A5E">
        <w:rPr>
          <w:rStyle w:val="Strong"/>
          <w:rFonts w:ascii="Times New Roman" w:hAnsi="Times New Roman" w:cs="Times New Roman"/>
          <w:sz w:val="28"/>
          <w:szCs w:val="28"/>
        </w:rPr>
        <w:t>.What</w:t>
      </w:r>
      <w:proofErr w:type="gramEnd"/>
      <w:r w:rsidR="005C5D7D" w:rsidRPr="000B7A5E">
        <w:rPr>
          <w:rStyle w:val="Strong"/>
          <w:rFonts w:ascii="Times New Roman" w:hAnsi="Times New Roman" w:cs="Times New Roman"/>
          <w:sz w:val="28"/>
          <w:szCs w:val="28"/>
        </w:rPr>
        <w:t xml:space="preserve"> is InputSplit in Hadoop?</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w:t>
      </w:r>
      <w:r w:rsidRPr="000B7A5E">
        <w:rPr>
          <w:rFonts w:ascii="Times New Roman" w:hAnsi="Times New Roman" w:cs="Times New Roman"/>
          <w:sz w:val="28"/>
          <w:szCs w:val="28"/>
        </w:rPr>
        <w:tab/>
        <w:t xml:space="preserve">When a Hadoop job is run, it splits input files into chunks and </w:t>
      </w:r>
      <w:proofErr w:type="gramStart"/>
      <w:r w:rsidRPr="000B7A5E">
        <w:rPr>
          <w:rFonts w:ascii="Times New Roman" w:hAnsi="Times New Roman" w:cs="Times New Roman"/>
          <w:sz w:val="28"/>
          <w:szCs w:val="28"/>
        </w:rPr>
        <w:t>assign</w:t>
      </w:r>
      <w:proofErr w:type="gramEnd"/>
      <w:r w:rsidRPr="000B7A5E">
        <w:rPr>
          <w:rFonts w:ascii="Times New Roman" w:hAnsi="Times New Roman" w:cs="Times New Roman"/>
          <w:sz w:val="28"/>
          <w:szCs w:val="28"/>
        </w:rPr>
        <w:t xml:space="preserve"> each split to a mapper to process. This is called InputSplit.</w:t>
      </w:r>
    </w:p>
    <w:p w:rsidR="000B7A5E" w:rsidRPr="000B7A5E" w:rsidRDefault="000B7A5E" w:rsidP="00316437">
      <w:pPr>
        <w:pStyle w:val="NoSpacing"/>
        <w:rPr>
          <w:rStyle w:val="Strong"/>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Style w:val="Strong"/>
          <w:rFonts w:ascii="Times New Roman" w:hAnsi="Times New Roman" w:cs="Times New Roman"/>
          <w:sz w:val="28"/>
          <w:szCs w:val="28"/>
        </w:rPr>
        <w:t>59</w:t>
      </w:r>
      <w:r w:rsidR="005C5D7D" w:rsidRPr="000B7A5E">
        <w:rPr>
          <w:rStyle w:val="Strong"/>
          <w:rFonts w:ascii="Times New Roman" w:hAnsi="Times New Roman" w:cs="Times New Roman"/>
          <w:sz w:val="28"/>
          <w:szCs w:val="28"/>
        </w:rPr>
        <w:t>.</w:t>
      </w:r>
      <w:r w:rsidRPr="000B7A5E">
        <w:rPr>
          <w:rStyle w:val="Strong"/>
          <w:rFonts w:ascii="Times New Roman" w:hAnsi="Times New Roman" w:cs="Times New Roman"/>
          <w:sz w:val="28"/>
          <w:szCs w:val="28"/>
        </w:rPr>
        <w:t xml:space="preserve"> </w:t>
      </w:r>
      <w:r w:rsidR="005C5D7D" w:rsidRPr="000B7A5E">
        <w:rPr>
          <w:rStyle w:val="Strong"/>
          <w:rFonts w:ascii="Times New Roman" w:hAnsi="Times New Roman" w:cs="Times New Roman"/>
          <w:sz w:val="28"/>
          <w:szCs w:val="28"/>
        </w:rPr>
        <w:t>How is the splitting of file invoked in Hadoop framework?  </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w:t>
      </w:r>
      <w:r w:rsidRPr="000B7A5E">
        <w:rPr>
          <w:rFonts w:ascii="Times New Roman" w:hAnsi="Times New Roman" w:cs="Times New Roman"/>
          <w:sz w:val="28"/>
          <w:szCs w:val="28"/>
        </w:rPr>
        <w:tab/>
        <w:t xml:space="preserve">It is invoked by the Hadoop framework by running </w:t>
      </w:r>
      <w:proofErr w:type="gramStart"/>
      <w:r w:rsidRPr="000B7A5E">
        <w:rPr>
          <w:rFonts w:ascii="Times New Roman" w:hAnsi="Times New Roman" w:cs="Times New Roman"/>
          <w:sz w:val="28"/>
          <w:szCs w:val="28"/>
        </w:rPr>
        <w:t>getInputSplit(</w:t>
      </w:r>
      <w:proofErr w:type="gramEnd"/>
      <w:r w:rsidRPr="000B7A5E">
        <w:rPr>
          <w:rFonts w:ascii="Times New Roman" w:hAnsi="Times New Roman" w:cs="Times New Roman"/>
          <w:sz w:val="28"/>
          <w:szCs w:val="28"/>
        </w:rPr>
        <w:t>)method of the Input format class (like FileInputFormat) defined by the user.</w:t>
      </w:r>
    </w:p>
    <w:p w:rsidR="000B7A5E" w:rsidRPr="000B7A5E" w:rsidRDefault="000B7A5E" w:rsidP="00316437">
      <w:pPr>
        <w:pStyle w:val="NoSpacing"/>
        <w:rPr>
          <w:rStyle w:val="Strong"/>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Style w:val="Strong"/>
          <w:rFonts w:ascii="Times New Roman" w:hAnsi="Times New Roman" w:cs="Times New Roman"/>
          <w:sz w:val="28"/>
          <w:szCs w:val="28"/>
        </w:rPr>
        <w:t>60</w:t>
      </w:r>
      <w:r w:rsidR="005C5D7D" w:rsidRPr="000B7A5E">
        <w:rPr>
          <w:rStyle w:val="Strong"/>
          <w:rFonts w:ascii="Times New Roman" w:hAnsi="Times New Roman" w:cs="Times New Roman"/>
          <w:sz w:val="28"/>
          <w:szCs w:val="28"/>
        </w:rPr>
        <w:t>.Consider case scenario: In M/R system,</w:t>
      </w:r>
      <w:r w:rsidR="005C5D7D" w:rsidRPr="000B7A5E">
        <w:rPr>
          <w:rStyle w:val="apple-converted-space"/>
          <w:rFonts w:ascii="Times New Roman" w:hAnsi="Times New Roman" w:cs="Times New Roman"/>
          <w:sz w:val="28"/>
          <w:szCs w:val="28"/>
        </w:rPr>
        <w:t> </w:t>
      </w:r>
      <w:r w:rsidR="005C5D7D" w:rsidRPr="000B7A5E">
        <w:rPr>
          <w:rStyle w:val="sumotwilighterhighlighted"/>
          <w:rFonts w:ascii="Times New Roman" w:hAnsi="Times New Roman" w:cs="Times New Roman"/>
          <w:bCs/>
          <w:sz w:val="28"/>
          <w:szCs w:val="28"/>
        </w:rPr>
        <w:t>- HDFS block size is 64 MB</w:t>
      </w:r>
      <w:r w:rsidR="005C5D7D" w:rsidRPr="000B7A5E">
        <w:rPr>
          <w:rStyle w:val="sumotwilightershares"/>
          <w:rFonts w:ascii="Times New Roman" w:eastAsiaTheme="majorEastAsia" w:hAnsi="Times New Roman" w:cs="Times New Roman"/>
          <w:sz w:val="28"/>
          <w:szCs w:val="28"/>
        </w:rPr>
        <w:t>,</w:t>
      </w:r>
      <w:r w:rsidR="005C5D7D" w:rsidRPr="000B7A5E">
        <w:rPr>
          <w:rStyle w:val="Strong"/>
          <w:rFonts w:ascii="Times New Roman" w:hAnsi="Times New Roman" w:cs="Times New Roman"/>
          <w:sz w:val="28"/>
          <w:szCs w:val="28"/>
        </w:rPr>
        <w:t xml:space="preserve"> Input format is FileInputFormat</w:t>
      </w:r>
      <w:r w:rsidR="005C5D7D" w:rsidRPr="000B7A5E">
        <w:rPr>
          <w:rFonts w:ascii="Times New Roman" w:hAnsi="Times New Roman" w:cs="Times New Roman"/>
          <w:sz w:val="28"/>
          <w:szCs w:val="28"/>
        </w:rPr>
        <w:t>,</w:t>
      </w:r>
      <w:r w:rsidR="005C5D7D" w:rsidRPr="000B7A5E">
        <w:rPr>
          <w:rStyle w:val="Strong"/>
          <w:rFonts w:ascii="Times New Roman" w:hAnsi="Times New Roman" w:cs="Times New Roman"/>
          <w:sz w:val="28"/>
          <w:szCs w:val="28"/>
        </w:rPr>
        <w:t>We have 3 files of size 64K, 65Mb and 127Mb</w:t>
      </w:r>
      <w:r w:rsidR="005C5D7D" w:rsidRPr="000B7A5E">
        <w:rPr>
          <w:rFonts w:ascii="Times New Roman" w:hAnsi="Times New Roman" w:cs="Times New Roman"/>
          <w:sz w:val="28"/>
          <w:szCs w:val="28"/>
        </w:rPr>
        <w:t>, </w:t>
      </w:r>
      <w:r w:rsidR="005C5D7D" w:rsidRPr="000B7A5E">
        <w:rPr>
          <w:rStyle w:val="Strong"/>
          <w:rFonts w:ascii="Times New Roman" w:hAnsi="Times New Roman" w:cs="Times New Roman"/>
          <w:sz w:val="28"/>
          <w:szCs w:val="28"/>
        </w:rPr>
        <w:t>How many input splits will be made by Hadoop framework?</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Hadoop will make 5 splits as follows: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- 1 split for 64K files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- 2 splits for 65MB files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- 2 splits for 127MB files</w:t>
      </w:r>
    </w:p>
    <w:p w:rsidR="000B7A5E" w:rsidRPr="000B7A5E" w:rsidRDefault="000B7A5E" w:rsidP="00316437">
      <w:pPr>
        <w:pStyle w:val="NoSpacing"/>
        <w:rPr>
          <w:rStyle w:val="Strong"/>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Style w:val="Strong"/>
          <w:rFonts w:ascii="Times New Roman" w:hAnsi="Times New Roman" w:cs="Times New Roman"/>
          <w:sz w:val="28"/>
          <w:szCs w:val="28"/>
        </w:rPr>
        <w:t>61</w:t>
      </w:r>
      <w:r w:rsidR="005C5D7D" w:rsidRPr="000B7A5E">
        <w:rPr>
          <w:rStyle w:val="Strong"/>
          <w:rFonts w:ascii="Times New Roman" w:hAnsi="Times New Roman" w:cs="Times New Roman"/>
          <w:sz w:val="28"/>
          <w:szCs w:val="28"/>
        </w:rPr>
        <w:t>.</w:t>
      </w:r>
      <w:r w:rsidRPr="000B7A5E">
        <w:rPr>
          <w:rStyle w:val="Strong"/>
          <w:rFonts w:ascii="Times New Roman" w:hAnsi="Times New Roman" w:cs="Times New Roman"/>
          <w:sz w:val="28"/>
          <w:szCs w:val="28"/>
        </w:rPr>
        <w:t xml:space="preserve"> </w:t>
      </w:r>
      <w:r w:rsidR="005C5D7D" w:rsidRPr="000B7A5E">
        <w:rPr>
          <w:rStyle w:val="Strong"/>
          <w:rFonts w:ascii="Times New Roman" w:hAnsi="Times New Roman" w:cs="Times New Roman"/>
          <w:sz w:val="28"/>
          <w:szCs w:val="28"/>
        </w:rPr>
        <w:t>What is the purpose of RecordReader in Hadoop?</w:t>
      </w:r>
    </w:p>
    <w:p w:rsidR="005C5D7D" w:rsidRPr="000B7A5E" w:rsidRDefault="005C5D7D" w:rsidP="00316437">
      <w:pPr>
        <w:pStyle w:val="NoSpacing"/>
        <w:rPr>
          <w:rStyle w:val="Strong"/>
          <w:rFonts w:ascii="Times New Roman" w:hAnsi="Times New Roman" w:cs="Times New Roman"/>
          <w:b w:val="0"/>
          <w:bCs w:val="0"/>
          <w:sz w:val="28"/>
          <w:szCs w:val="28"/>
        </w:rPr>
      </w:pPr>
      <w:r w:rsidRPr="000B7A5E">
        <w:rPr>
          <w:rFonts w:ascii="Times New Roman" w:hAnsi="Times New Roman" w:cs="Times New Roman"/>
          <w:sz w:val="28"/>
          <w:szCs w:val="28"/>
        </w:rPr>
        <w:tab/>
        <w:t>The InputSplit has defined a slice of work, but does not describe how to access it. The RecordReader class actually loads the data from its source and converts it into (key, value) pairs suitable for reading by the Mapper. The RecordReader instance is defined by the Input Format.</w:t>
      </w:r>
    </w:p>
    <w:p w:rsidR="000B7A5E" w:rsidRPr="000B7A5E" w:rsidRDefault="000B7A5E" w:rsidP="00316437">
      <w:pPr>
        <w:pStyle w:val="NoSpacing"/>
        <w:rPr>
          <w:rStyle w:val="Strong"/>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Style w:val="Strong"/>
          <w:rFonts w:ascii="Times New Roman" w:hAnsi="Times New Roman" w:cs="Times New Roman"/>
          <w:sz w:val="28"/>
          <w:szCs w:val="28"/>
        </w:rPr>
        <w:t>62</w:t>
      </w:r>
      <w:proofErr w:type="gramStart"/>
      <w:r w:rsidR="005C5D7D" w:rsidRPr="000B7A5E">
        <w:rPr>
          <w:rStyle w:val="Strong"/>
          <w:rFonts w:ascii="Times New Roman" w:hAnsi="Times New Roman" w:cs="Times New Roman"/>
          <w:sz w:val="28"/>
          <w:szCs w:val="28"/>
        </w:rPr>
        <w:t>.Suppose</w:t>
      </w:r>
      <w:proofErr w:type="gramEnd"/>
      <w:r w:rsidR="005C5D7D" w:rsidRPr="000B7A5E">
        <w:rPr>
          <w:rStyle w:val="Strong"/>
          <w:rFonts w:ascii="Times New Roman" w:hAnsi="Times New Roman" w:cs="Times New Roman"/>
          <w:sz w:val="28"/>
          <w:szCs w:val="28"/>
        </w:rPr>
        <w:t xml:space="preserve"> Hadoop spawned 100 tasks for a job and one of the task failed. What will Hadoop do?</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It will restart the task again on some other TaskTracker and only if the task fails more than four (default setting and can be changed) times will it kill the job.</w:t>
      </w:r>
    </w:p>
    <w:p w:rsidR="000B7A5E" w:rsidRDefault="000B7A5E" w:rsidP="00316437">
      <w:pPr>
        <w:pStyle w:val="NoSpacing"/>
        <w:rPr>
          <w:rStyle w:val="Strong"/>
          <w:rFonts w:ascii="Times New Roman" w:hAnsi="Times New Roman" w:cs="Times New Roman"/>
          <w:sz w:val="28"/>
          <w:szCs w:val="28"/>
        </w:rPr>
      </w:pPr>
    </w:p>
    <w:p w:rsidR="000B7A5E" w:rsidRDefault="000B7A5E" w:rsidP="00316437">
      <w:pPr>
        <w:pStyle w:val="NoSpacing"/>
        <w:rPr>
          <w:rStyle w:val="Strong"/>
          <w:rFonts w:ascii="Times New Roman" w:hAnsi="Times New Roman" w:cs="Times New Roman"/>
          <w:sz w:val="28"/>
          <w:szCs w:val="28"/>
        </w:rPr>
      </w:pPr>
    </w:p>
    <w:p w:rsidR="000B7A5E" w:rsidRDefault="000B7A5E" w:rsidP="00316437">
      <w:pPr>
        <w:pStyle w:val="NoSpacing"/>
        <w:rPr>
          <w:rStyle w:val="Strong"/>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Style w:val="Strong"/>
          <w:rFonts w:ascii="Times New Roman" w:hAnsi="Times New Roman" w:cs="Times New Roman"/>
          <w:sz w:val="28"/>
          <w:szCs w:val="28"/>
        </w:rPr>
        <w:t>63</w:t>
      </w:r>
      <w:r w:rsidR="005C5D7D" w:rsidRPr="000B7A5E">
        <w:rPr>
          <w:rStyle w:val="Strong"/>
          <w:rFonts w:ascii="Times New Roman" w:hAnsi="Times New Roman" w:cs="Times New Roman"/>
          <w:sz w:val="28"/>
          <w:szCs w:val="28"/>
        </w:rPr>
        <w:t xml:space="preserve">. Hadoop achieves parallelism by dividing the tasks across many nodes, it is possible for a few slow nodes to rate-limit the rest of the program and </w:t>
      </w:r>
      <w:proofErr w:type="gramStart"/>
      <w:r w:rsidR="005C5D7D" w:rsidRPr="000B7A5E">
        <w:rPr>
          <w:rStyle w:val="Strong"/>
          <w:rFonts w:ascii="Times New Roman" w:hAnsi="Times New Roman" w:cs="Times New Roman"/>
          <w:sz w:val="28"/>
          <w:szCs w:val="28"/>
        </w:rPr>
        <w:t>slow</w:t>
      </w:r>
      <w:proofErr w:type="gramEnd"/>
      <w:r w:rsidR="005C5D7D" w:rsidRPr="000B7A5E">
        <w:rPr>
          <w:rStyle w:val="Strong"/>
          <w:rFonts w:ascii="Times New Roman" w:hAnsi="Times New Roman" w:cs="Times New Roman"/>
          <w:sz w:val="28"/>
          <w:szCs w:val="28"/>
        </w:rPr>
        <w:t xml:space="preserve"> down the program. What mechanism Hadoop provides to combat this?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w:t>
      </w:r>
      <w:proofErr w:type="gramStart"/>
      <w:r w:rsidRPr="000B7A5E">
        <w:rPr>
          <w:rFonts w:ascii="Times New Roman" w:hAnsi="Times New Roman" w:cs="Times New Roman"/>
          <w:sz w:val="28"/>
          <w:szCs w:val="28"/>
        </w:rPr>
        <w:t>Speculative Execution.</w:t>
      </w:r>
      <w:proofErr w:type="gramEnd"/>
    </w:p>
    <w:p w:rsidR="000B7A5E" w:rsidRPr="000B7A5E" w:rsidRDefault="000B7A5E" w:rsidP="00316437">
      <w:pPr>
        <w:pStyle w:val="NoSpacing"/>
        <w:rPr>
          <w:rStyle w:val="Strong"/>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Style w:val="Strong"/>
          <w:rFonts w:ascii="Times New Roman" w:hAnsi="Times New Roman" w:cs="Times New Roman"/>
          <w:sz w:val="28"/>
          <w:szCs w:val="28"/>
        </w:rPr>
        <w:t>64</w:t>
      </w:r>
      <w:proofErr w:type="gramStart"/>
      <w:r w:rsidR="005C5D7D" w:rsidRPr="000B7A5E">
        <w:rPr>
          <w:rStyle w:val="Strong"/>
          <w:rFonts w:ascii="Times New Roman" w:hAnsi="Times New Roman" w:cs="Times New Roman"/>
          <w:sz w:val="28"/>
          <w:szCs w:val="28"/>
        </w:rPr>
        <w:t>.How</w:t>
      </w:r>
      <w:proofErr w:type="gramEnd"/>
      <w:r w:rsidR="005C5D7D" w:rsidRPr="000B7A5E">
        <w:rPr>
          <w:rStyle w:val="Strong"/>
          <w:rFonts w:ascii="Times New Roman" w:hAnsi="Times New Roman" w:cs="Times New Roman"/>
          <w:sz w:val="28"/>
          <w:szCs w:val="28"/>
        </w:rPr>
        <w:t xml:space="preserve"> does speculative execution work in Hadoop?  </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JobTracker makes differ</w:t>
      </w:r>
      <w:r w:rsidRPr="000B7A5E">
        <w:rPr>
          <w:rStyle w:val="sumotwilighterhighlighted"/>
          <w:rFonts w:ascii="Times New Roman" w:hAnsi="Times New Roman" w:cs="Times New Roman"/>
          <w:sz w:val="28"/>
          <w:szCs w:val="28"/>
        </w:rPr>
        <w:t>ent TaskTrackers pr</w:t>
      </w:r>
      <w:r w:rsidRPr="000B7A5E">
        <w:rPr>
          <w:rStyle w:val="sumotwilightershares"/>
          <w:rFonts w:ascii="Times New Roman" w:eastAsiaTheme="majorEastAsia" w:hAnsi="Times New Roman" w:cs="Times New Roman"/>
          <w:sz w:val="28"/>
          <w:szCs w:val="28"/>
        </w:rPr>
        <w:t>2</w:t>
      </w:r>
      <w:r w:rsidRPr="000B7A5E">
        <w:rPr>
          <w:rFonts w:ascii="Times New Roman" w:hAnsi="Times New Roman" w:cs="Times New Roman"/>
          <w:sz w:val="28"/>
          <w:szCs w:val="28"/>
        </w:rPr>
        <w:t>ocess same input. When tasks complete, they announce this fact to the JobTracker. Whichever copy of a task finishes first becomes the definitive copy. If other copies were executing speculatively, Hadoop tells the TaskTrackers to abandon the tasks and discard their outputs. The Reducers then receive their inputs from whichever Mapper completed successfully, first.</w:t>
      </w:r>
    </w:p>
    <w:p w:rsidR="000B7A5E" w:rsidRPr="000B7A5E" w:rsidRDefault="000B7A5E" w:rsidP="00316437">
      <w:pPr>
        <w:pStyle w:val="NoSpacing"/>
        <w:rPr>
          <w:rFonts w:ascii="Times New Roman" w:hAnsi="Times New Roman" w:cs="Times New Roman"/>
          <w:b/>
          <w:sz w:val="28"/>
          <w:szCs w:val="28"/>
        </w:rPr>
      </w:pPr>
    </w:p>
    <w:p w:rsidR="005C5D7D" w:rsidRPr="000B7A5E" w:rsidRDefault="000B7A5E" w:rsidP="00316437">
      <w:pPr>
        <w:pStyle w:val="NoSpacing"/>
        <w:rPr>
          <w:rFonts w:ascii="Times New Roman" w:hAnsi="Times New Roman" w:cs="Times New Roman"/>
          <w:sz w:val="28"/>
          <w:szCs w:val="28"/>
        </w:rPr>
      </w:pPr>
      <w:r w:rsidRPr="000B7A5E">
        <w:rPr>
          <w:rFonts w:ascii="Times New Roman" w:hAnsi="Times New Roman" w:cs="Times New Roman"/>
          <w:b/>
          <w:sz w:val="28"/>
          <w:szCs w:val="28"/>
        </w:rPr>
        <w:t>65</w:t>
      </w:r>
      <w:proofErr w:type="gramStart"/>
      <w:r w:rsidR="005C5D7D" w:rsidRPr="000B7A5E">
        <w:rPr>
          <w:rStyle w:val="Strong"/>
          <w:rFonts w:ascii="Times New Roman" w:hAnsi="Times New Roman" w:cs="Times New Roman"/>
          <w:sz w:val="28"/>
          <w:szCs w:val="28"/>
        </w:rPr>
        <w:t>.What</w:t>
      </w:r>
      <w:proofErr w:type="gramEnd"/>
      <w:r w:rsidR="005C5D7D" w:rsidRPr="000B7A5E">
        <w:rPr>
          <w:rStyle w:val="Strong"/>
          <w:rFonts w:ascii="Times New Roman" w:hAnsi="Times New Roman" w:cs="Times New Roman"/>
          <w:sz w:val="28"/>
          <w:szCs w:val="28"/>
        </w:rPr>
        <w:t xml:space="preserve"> is Hadoop Streaming?  </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Streaming is a generic API that allows programs written in virtually any language to be used as Hadoop Mapper and Reducer implementations.</w:t>
      </w:r>
    </w:p>
    <w:p w:rsidR="005C5D7D" w:rsidRPr="000B7A5E" w:rsidRDefault="000B7A5E" w:rsidP="00316437">
      <w:pPr>
        <w:pStyle w:val="NoSpacing"/>
        <w:rPr>
          <w:rFonts w:ascii="Times New Roman" w:hAnsi="Times New Roman" w:cs="Times New Roman"/>
          <w:sz w:val="28"/>
          <w:szCs w:val="28"/>
        </w:rPr>
      </w:pPr>
      <w:r w:rsidRPr="000B7A5E">
        <w:rPr>
          <w:rStyle w:val="Strong"/>
          <w:rFonts w:ascii="Times New Roman" w:hAnsi="Times New Roman" w:cs="Times New Roman"/>
          <w:sz w:val="28"/>
          <w:szCs w:val="28"/>
        </w:rPr>
        <w:t>66</w:t>
      </w:r>
      <w:r w:rsidR="005C5D7D" w:rsidRPr="000B7A5E">
        <w:rPr>
          <w:rStyle w:val="Strong"/>
          <w:rFonts w:ascii="Times New Roman" w:hAnsi="Times New Roman" w:cs="Times New Roman"/>
          <w:sz w:val="28"/>
          <w:szCs w:val="28"/>
        </w:rPr>
        <w:t>.</w:t>
      </w:r>
      <w:r w:rsidRPr="000B7A5E">
        <w:rPr>
          <w:rStyle w:val="Strong"/>
          <w:rFonts w:ascii="Times New Roman" w:hAnsi="Times New Roman" w:cs="Times New Roman"/>
          <w:sz w:val="28"/>
          <w:szCs w:val="28"/>
        </w:rPr>
        <w:t xml:space="preserve"> </w:t>
      </w:r>
      <w:r w:rsidR="005C5D7D" w:rsidRPr="000B7A5E">
        <w:rPr>
          <w:rStyle w:val="Strong"/>
          <w:rFonts w:ascii="Times New Roman" w:hAnsi="Times New Roman" w:cs="Times New Roman"/>
          <w:sz w:val="28"/>
          <w:szCs w:val="28"/>
        </w:rPr>
        <w:t>What is the benefit of Distributed cache? Why can we just have the file in HDFS and have the application read it?</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This is because distributed cache is much faster. It copies the file to all trackers at the start of the job. Now if the task tracker runs 10 or 100 Mappers or Reducer, it will use the same copy of distributed cache. On the other hand, if you put code in file to read it from HDFS in the MR Job then every Mapper will try to access it from HDFS hence if a TaskTracker run 100 map jobs then it will try to read this file 100 times from HDFS. Also HDFS is not very efficient when used like this.</w:t>
      </w:r>
    </w:p>
    <w:p w:rsidR="000B7A5E" w:rsidRPr="000B7A5E" w:rsidRDefault="000B7A5E" w:rsidP="00316437">
      <w:pPr>
        <w:pStyle w:val="NoSpacing"/>
        <w:rPr>
          <w:rStyle w:val="Strong"/>
          <w:rFonts w:ascii="Times New Roman" w:hAnsi="Times New Roman" w:cs="Times New Roman"/>
          <w:b w:val="0"/>
          <w:bCs w:val="0"/>
          <w:sz w:val="28"/>
          <w:szCs w:val="28"/>
        </w:rPr>
      </w:pPr>
    </w:p>
    <w:p w:rsidR="005C5D7D" w:rsidRPr="000B7A5E" w:rsidRDefault="000B7A5E" w:rsidP="00316437">
      <w:pPr>
        <w:pStyle w:val="NoSpacing"/>
        <w:rPr>
          <w:rFonts w:ascii="Times New Roman" w:hAnsi="Times New Roman" w:cs="Times New Roman"/>
          <w:sz w:val="28"/>
          <w:szCs w:val="28"/>
        </w:rPr>
      </w:pPr>
      <w:r w:rsidRPr="000B7A5E">
        <w:rPr>
          <w:rStyle w:val="Strong"/>
          <w:rFonts w:ascii="Times New Roman" w:hAnsi="Times New Roman" w:cs="Times New Roman"/>
          <w:sz w:val="28"/>
          <w:szCs w:val="28"/>
        </w:rPr>
        <w:t>67</w:t>
      </w:r>
      <w:r w:rsidR="005C5D7D" w:rsidRPr="000B7A5E">
        <w:rPr>
          <w:rStyle w:val="Strong"/>
          <w:rFonts w:ascii="Times New Roman" w:hAnsi="Times New Roman" w:cs="Times New Roman"/>
          <w:sz w:val="28"/>
          <w:szCs w:val="28"/>
        </w:rPr>
        <w:t>.</w:t>
      </w:r>
      <w:r w:rsidRPr="000B7A5E">
        <w:rPr>
          <w:rStyle w:val="Strong"/>
          <w:rFonts w:ascii="Times New Roman" w:hAnsi="Times New Roman" w:cs="Times New Roman"/>
          <w:sz w:val="28"/>
          <w:szCs w:val="28"/>
        </w:rPr>
        <w:t xml:space="preserve"> </w:t>
      </w:r>
      <w:r w:rsidR="005C5D7D" w:rsidRPr="000B7A5E">
        <w:rPr>
          <w:rStyle w:val="Strong"/>
          <w:rFonts w:ascii="Times New Roman" w:hAnsi="Times New Roman" w:cs="Times New Roman"/>
          <w:sz w:val="28"/>
          <w:szCs w:val="28"/>
        </w:rPr>
        <w:t>What mechanism does Hadoop framework provide to synchronise changes made in Distribution Cache during runtime of the application?</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This is a tricky question. There is no such mechanism. Distributed Cache by design is read only during the time of Job execution.</w:t>
      </w:r>
    </w:p>
    <w:p w:rsidR="000B7A5E" w:rsidRPr="000B7A5E" w:rsidRDefault="000B7A5E" w:rsidP="00316437">
      <w:pPr>
        <w:pStyle w:val="NoSpacing"/>
        <w:rPr>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Fonts w:ascii="Times New Roman" w:hAnsi="Times New Roman" w:cs="Times New Roman"/>
          <w:b/>
          <w:sz w:val="28"/>
          <w:szCs w:val="28"/>
        </w:rPr>
        <w:t>68</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r w:rsidR="005C5D7D" w:rsidRPr="000B7A5E">
        <w:rPr>
          <w:rFonts w:ascii="Times New Roman" w:hAnsi="Times New Roman" w:cs="Times New Roman"/>
          <w:b/>
          <w:sz w:val="28"/>
          <w:szCs w:val="28"/>
        </w:rPr>
        <w:t>What is data-integrity in </w:t>
      </w:r>
      <w:hyperlink r:id="rId9" w:history="1">
        <w:r w:rsidR="005C5D7D" w:rsidRPr="000B7A5E">
          <w:rPr>
            <w:rFonts w:ascii="Times New Roman" w:hAnsi="Times New Roman" w:cs="Times New Roman"/>
            <w:b/>
            <w:sz w:val="28"/>
            <w:szCs w:val="28"/>
          </w:rPr>
          <w:t>‪hdfs‬</w:t>
        </w:r>
      </w:hyperlink>
      <w:r w:rsidR="005C5D7D" w:rsidRPr="000B7A5E">
        <w:rPr>
          <w:rFonts w:ascii="Times New Roman" w:hAnsi="Times New Roman" w:cs="Times New Roman"/>
          <w:b/>
          <w:sz w:val="28"/>
          <w:szCs w:val="28"/>
        </w:rPr>
        <w:t>?</w:t>
      </w:r>
      <w:r w:rsidR="005C5D7D" w:rsidRPr="000B7A5E">
        <w:rPr>
          <w:rFonts w:ascii="Times New Roman" w:hAnsi="Times New Roman" w:cs="Times New Roman"/>
          <w:b/>
          <w:sz w:val="28"/>
          <w:szCs w:val="28"/>
        </w:rPr>
        <w:br/>
      </w:r>
      <w:r w:rsidR="005C5D7D" w:rsidRPr="000B7A5E">
        <w:rPr>
          <w:rFonts w:ascii="Times New Roman" w:hAnsi="Times New Roman" w:cs="Times New Roman"/>
          <w:sz w:val="28"/>
          <w:szCs w:val="28"/>
        </w:rPr>
        <w:tab/>
        <w:t>HDFS tranparently checksums all data written to it and by default verifies checksums when reading data.A seperate checksums created for every bytes of data(default is 512 bytes ,because CRC-32 checksums is 4 bytes).</w:t>
      </w:r>
      <w:hyperlink r:id="rId10" w:history="1">
        <w:r w:rsidR="005C5D7D" w:rsidRPr="000B7A5E">
          <w:rPr>
            <w:rFonts w:ascii="Times New Roman" w:hAnsi="Times New Roman" w:cs="Times New Roman"/>
            <w:sz w:val="28"/>
            <w:szCs w:val="28"/>
          </w:rPr>
          <w:t>‪ Datanodes‬</w:t>
        </w:r>
      </w:hyperlink>
      <w:r w:rsidR="005C5D7D" w:rsidRPr="000B7A5E">
        <w:rPr>
          <w:rFonts w:ascii="Times New Roman" w:hAnsi="Times New Roman" w:cs="Times New Roman"/>
          <w:sz w:val="28"/>
          <w:szCs w:val="28"/>
        </w:rPr>
        <w:t> are responsible for verfing the data they recevie before storing the data and checksums.</w:t>
      </w:r>
      <w:r w:rsidR="005C5D7D" w:rsidRPr="000B7A5E">
        <w:rPr>
          <w:rFonts w:ascii="Times New Roman" w:hAnsi="Times New Roman" w:cs="Times New Roman"/>
          <w:sz w:val="28"/>
          <w:szCs w:val="28"/>
        </w:rPr>
        <w:br/>
        <w:t xml:space="preserve">It is possible to disable checksums by passing false to </w:t>
      </w:r>
      <w:proofErr w:type="gramStart"/>
      <w:r w:rsidR="005C5D7D" w:rsidRPr="000B7A5E">
        <w:rPr>
          <w:rFonts w:ascii="Times New Roman" w:hAnsi="Times New Roman" w:cs="Times New Roman"/>
          <w:sz w:val="28"/>
          <w:szCs w:val="28"/>
        </w:rPr>
        <w:t>setverifychecksum(</w:t>
      </w:r>
      <w:proofErr w:type="gramEnd"/>
      <w:r w:rsidR="005C5D7D" w:rsidRPr="000B7A5E">
        <w:rPr>
          <w:rFonts w:ascii="Times New Roman" w:hAnsi="Times New Roman" w:cs="Times New Roman"/>
          <w:sz w:val="28"/>
          <w:szCs w:val="28"/>
        </w:rPr>
        <w:t>) method on </w:t>
      </w:r>
      <w:hyperlink r:id="rId11" w:history="1">
        <w:r w:rsidR="005C5D7D" w:rsidRPr="000B7A5E">
          <w:rPr>
            <w:rFonts w:ascii="Times New Roman" w:hAnsi="Times New Roman" w:cs="Times New Roman"/>
            <w:sz w:val="28"/>
            <w:szCs w:val="28"/>
          </w:rPr>
          <w:t>‪ filesystem‬</w:t>
        </w:r>
      </w:hyperlink>
      <w:r w:rsidR="005C5D7D" w:rsidRPr="000B7A5E">
        <w:rPr>
          <w:rFonts w:ascii="Times New Roman" w:hAnsi="Times New Roman" w:cs="Times New Roman"/>
          <w:sz w:val="28"/>
          <w:szCs w:val="28"/>
        </w:rPr>
        <w:t> before using open() method to read file.</w:t>
      </w:r>
    </w:p>
    <w:p w:rsidR="005C5D7D" w:rsidRPr="000B7A5E" w:rsidRDefault="005C5D7D" w:rsidP="00316437">
      <w:pPr>
        <w:pStyle w:val="NoSpacing"/>
        <w:rPr>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Fonts w:ascii="Times New Roman" w:hAnsi="Times New Roman" w:cs="Times New Roman"/>
          <w:b/>
          <w:sz w:val="28"/>
          <w:szCs w:val="28"/>
        </w:rPr>
        <w:t>69</w:t>
      </w:r>
      <w:proofErr w:type="gramStart"/>
      <w:r w:rsidR="005C5D7D" w:rsidRPr="000B7A5E">
        <w:rPr>
          <w:rFonts w:ascii="Times New Roman" w:hAnsi="Times New Roman" w:cs="Times New Roman"/>
          <w:b/>
          <w:sz w:val="28"/>
          <w:szCs w:val="28"/>
        </w:rPr>
        <w:t>.What</w:t>
      </w:r>
      <w:proofErr w:type="gramEnd"/>
      <w:r w:rsidR="005C5D7D" w:rsidRPr="000B7A5E">
        <w:rPr>
          <w:rFonts w:ascii="Times New Roman" w:hAnsi="Times New Roman" w:cs="Times New Roman"/>
          <w:b/>
          <w:sz w:val="28"/>
          <w:szCs w:val="28"/>
        </w:rPr>
        <w:t xml:space="preserve"> are file permissions in </w:t>
      </w:r>
      <w:hyperlink r:id="rId12" w:history="1">
        <w:r w:rsidR="005C5D7D" w:rsidRPr="000B7A5E">
          <w:rPr>
            <w:rFonts w:ascii="Times New Roman" w:hAnsi="Times New Roman" w:cs="Times New Roman"/>
            <w:b/>
            <w:sz w:val="28"/>
            <w:szCs w:val="28"/>
          </w:rPr>
          <w:t>‪ hdfs‬</w:t>
        </w:r>
      </w:hyperlink>
      <w:r w:rsidR="005C5D7D" w:rsidRPr="000B7A5E">
        <w:rPr>
          <w:rFonts w:ascii="Times New Roman" w:hAnsi="Times New Roman" w:cs="Times New Roman"/>
          <w:b/>
          <w:sz w:val="28"/>
          <w:szCs w:val="28"/>
        </w:rPr>
        <w:t>?</w:t>
      </w:r>
      <w:r w:rsidR="005C5D7D" w:rsidRPr="000B7A5E">
        <w:rPr>
          <w:rFonts w:ascii="Times New Roman" w:hAnsi="Times New Roman" w:cs="Times New Roman"/>
          <w:b/>
          <w:sz w:val="28"/>
          <w:szCs w:val="28"/>
        </w:rPr>
        <w:br/>
      </w:r>
      <w:r w:rsidR="005C5D7D" w:rsidRPr="000B7A5E">
        <w:rPr>
          <w:rFonts w:ascii="Times New Roman" w:hAnsi="Times New Roman" w:cs="Times New Roman"/>
          <w:sz w:val="28"/>
          <w:szCs w:val="28"/>
        </w:rPr>
        <w:t>hdfs has a permission model for </w:t>
      </w:r>
      <w:hyperlink r:id="rId13" w:history="1">
        <w:r w:rsidR="005C5D7D" w:rsidRPr="000B7A5E">
          <w:rPr>
            <w:rFonts w:ascii="Times New Roman" w:hAnsi="Times New Roman" w:cs="Times New Roman"/>
            <w:sz w:val="28"/>
            <w:szCs w:val="28"/>
          </w:rPr>
          <w:t>‪#‎files‬</w:t>
        </w:r>
      </w:hyperlink>
      <w:r w:rsidR="005C5D7D" w:rsidRPr="000B7A5E">
        <w:rPr>
          <w:rFonts w:ascii="Times New Roman" w:hAnsi="Times New Roman" w:cs="Times New Roman"/>
          <w:sz w:val="28"/>
          <w:szCs w:val="28"/>
        </w:rPr>
        <w:t> and </w:t>
      </w:r>
      <w:hyperlink r:id="rId14" w:history="1">
        <w:r w:rsidR="005C5D7D" w:rsidRPr="000B7A5E">
          <w:rPr>
            <w:rFonts w:ascii="Times New Roman" w:hAnsi="Times New Roman" w:cs="Times New Roman"/>
            <w:sz w:val="28"/>
            <w:szCs w:val="28"/>
          </w:rPr>
          <w:t>‪#‎directories‬</w:t>
        </w:r>
      </w:hyperlink>
      <w:r w:rsidR="005C5D7D" w:rsidRPr="000B7A5E">
        <w:rPr>
          <w:rFonts w:ascii="Times New Roman" w:hAnsi="Times New Roman" w:cs="Times New Roman"/>
          <w:sz w:val="28"/>
          <w:szCs w:val="28"/>
        </w:rPr>
        <w:t> that is much like posix</w:t>
      </w:r>
      <w:r w:rsidR="005C5D7D" w:rsidRPr="000B7A5E">
        <w:rPr>
          <w:rFonts w:ascii="Times New Roman" w:hAnsi="Times New Roman" w:cs="Times New Roman"/>
          <w:sz w:val="28"/>
          <w:szCs w:val="28"/>
        </w:rPr>
        <w:br/>
        <w:t>they are three types of permissions</w:t>
      </w:r>
      <w:r w:rsidR="005C5D7D" w:rsidRPr="000B7A5E">
        <w:rPr>
          <w:rFonts w:ascii="Times New Roman" w:hAnsi="Times New Roman" w:cs="Times New Roman"/>
          <w:sz w:val="28"/>
          <w:szCs w:val="28"/>
        </w:rPr>
        <w:br/>
        <w:t>1)read permissions(x)</w:t>
      </w:r>
      <w:r w:rsidR="005C5D7D" w:rsidRPr="000B7A5E">
        <w:rPr>
          <w:rFonts w:ascii="Times New Roman" w:hAnsi="Times New Roman" w:cs="Times New Roman"/>
          <w:sz w:val="28"/>
          <w:szCs w:val="28"/>
        </w:rPr>
        <w:br/>
        <w:t>2)write permissions(w)</w:t>
      </w:r>
      <w:r w:rsidR="005C5D7D" w:rsidRPr="000B7A5E">
        <w:rPr>
          <w:rFonts w:ascii="Times New Roman" w:hAnsi="Times New Roman" w:cs="Times New Roman"/>
          <w:sz w:val="28"/>
          <w:szCs w:val="28"/>
        </w:rPr>
        <w:br/>
      </w:r>
      <w:r w:rsidR="005C5D7D" w:rsidRPr="000B7A5E">
        <w:rPr>
          <w:rFonts w:ascii="Times New Roman" w:hAnsi="Times New Roman" w:cs="Times New Roman"/>
          <w:sz w:val="28"/>
          <w:szCs w:val="28"/>
        </w:rPr>
        <w:lastRenderedPageBreak/>
        <w:t>3)execute permissions(X)</w:t>
      </w:r>
      <w:r w:rsidR="005C5D7D" w:rsidRPr="000B7A5E">
        <w:rPr>
          <w:rFonts w:ascii="Times New Roman" w:hAnsi="Times New Roman" w:cs="Times New Roman"/>
          <w:sz w:val="28"/>
          <w:szCs w:val="28"/>
        </w:rPr>
        <w:br/>
        <w:t>each file and directory has an owner and group and mode</w:t>
      </w:r>
    </w:p>
    <w:p w:rsidR="005C5D7D" w:rsidRPr="000B7A5E" w:rsidRDefault="005C5D7D" w:rsidP="00316437">
      <w:pPr>
        <w:pStyle w:val="NoSpacing"/>
        <w:rPr>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Fonts w:ascii="Times New Roman" w:hAnsi="Times New Roman" w:cs="Times New Roman"/>
          <w:b/>
          <w:sz w:val="28"/>
          <w:szCs w:val="28"/>
        </w:rPr>
        <w:t>70</w:t>
      </w:r>
      <w:r w:rsidR="005C5D7D" w:rsidRPr="000B7A5E">
        <w:rPr>
          <w:rFonts w:ascii="Times New Roman" w:hAnsi="Times New Roman" w:cs="Times New Roman"/>
          <w:b/>
          <w:sz w:val="28"/>
          <w:szCs w:val="28"/>
        </w:rPr>
        <w:t>. What is </w:t>
      </w:r>
      <w:hyperlink r:id="rId15" w:history="1">
        <w:r w:rsidR="005C5D7D" w:rsidRPr="000B7A5E">
          <w:rPr>
            <w:rFonts w:ascii="Times New Roman" w:hAnsi="Times New Roman" w:cs="Times New Roman"/>
            <w:b/>
            <w:sz w:val="28"/>
            <w:szCs w:val="28"/>
          </w:rPr>
          <w:t>‪ HDFS‬</w:t>
        </w:r>
      </w:hyperlink>
      <w:r w:rsidR="005C5D7D" w:rsidRPr="000B7A5E">
        <w:rPr>
          <w:rFonts w:ascii="Times New Roman" w:hAnsi="Times New Roman" w:cs="Times New Roman"/>
          <w:b/>
          <w:sz w:val="28"/>
          <w:szCs w:val="28"/>
        </w:rPr>
        <w:t> Federation?</w:t>
      </w:r>
      <w:r w:rsidR="005C5D7D" w:rsidRPr="000B7A5E">
        <w:rPr>
          <w:rFonts w:ascii="Times New Roman" w:hAnsi="Times New Roman" w:cs="Times New Roman"/>
          <w:b/>
          <w:sz w:val="28"/>
          <w:szCs w:val="28"/>
        </w:rPr>
        <w:br/>
      </w:r>
      <w:r w:rsidR="005C5D7D" w:rsidRPr="000B7A5E">
        <w:rPr>
          <w:rFonts w:ascii="Times New Roman" w:hAnsi="Times New Roman" w:cs="Times New Roman"/>
          <w:sz w:val="28"/>
          <w:szCs w:val="28"/>
        </w:rPr>
        <w:t>The NameNode has references of all files and block in filesystem in memory which means a large cluster with many files,memory becoming limit.HDFS Federation is available in 2.x series,in which wen can adding </w:t>
      </w:r>
      <w:hyperlink r:id="rId16" w:history="1">
        <w:r w:rsidR="005C5D7D" w:rsidRPr="000B7A5E">
          <w:rPr>
            <w:rFonts w:ascii="Times New Roman" w:hAnsi="Times New Roman" w:cs="Times New Roman"/>
            <w:sz w:val="28"/>
            <w:szCs w:val="28"/>
          </w:rPr>
          <w:t>‪#‎namenodes‬</w:t>
        </w:r>
      </w:hyperlink>
      <w:r w:rsidR="005C5D7D" w:rsidRPr="000B7A5E">
        <w:rPr>
          <w:rFonts w:ascii="Times New Roman" w:hAnsi="Times New Roman" w:cs="Times New Roman"/>
          <w:sz w:val="28"/>
          <w:szCs w:val="28"/>
        </w:rPr>
        <w:t>,each namenode manages a portion of the filesytem namespace example: /user —for namenode1,/tmp—namenode2.Two namenodes are independent to each other.if ,namenode1 is failure which not effected to another namenode2.</w:t>
      </w:r>
    </w:p>
    <w:p w:rsidR="005C5D7D" w:rsidRPr="000B7A5E" w:rsidRDefault="005C5D7D" w:rsidP="00316437">
      <w:pPr>
        <w:pStyle w:val="NoSpacing"/>
        <w:rPr>
          <w:rFonts w:ascii="Times New Roman" w:hAnsi="Times New Roman" w:cs="Times New Roman"/>
          <w:sz w:val="28"/>
          <w:szCs w:val="28"/>
        </w:rPr>
      </w:pP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b/>
          <w:sz w:val="28"/>
          <w:szCs w:val="28"/>
        </w:rPr>
        <w:t>7</w:t>
      </w:r>
      <w:r w:rsidR="000B7A5E" w:rsidRPr="000B7A5E">
        <w:rPr>
          <w:rFonts w:ascii="Times New Roman" w:hAnsi="Times New Roman" w:cs="Times New Roman"/>
          <w:b/>
          <w:sz w:val="28"/>
          <w:szCs w:val="28"/>
        </w:rPr>
        <w:t>1</w:t>
      </w:r>
      <w:r w:rsidRPr="000B7A5E">
        <w:rPr>
          <w:rFonts w:ascii="Times New Roman" w:hAnsi="Times New Roman" w:cs="Times New Roman"/>
          <w:b/>
          <w:sz w:val="28"/>
          <w:szCs w:val="28"/>
        </w:rPr>
        <w:t>. What is difference between </w:t>
      </w:r>
      <w:hyperlink r:id="rId17" w:history="1">
        <w:r w:rsidRPr="000B7A5E">
          <w:rPr>
            <w:rFonts w:ascii="Times New Roman" w:hAnsi="Times New Roman" w:cs="Times New Roman"/>
            <w:b/>
            <w:sz w:val="28"/>
            <w:szCs w:val="28"/>
          </w:rPr>
          <w:t>‪ GFS‬</w:t>
        </w:r>
      </w:hyperlink>
      <w:r w:rsidRPr="000B7A5E">
        <w:rPr>
          <w:rFonts w:ascii="Times New Roman" w:hAnsi="Times New Roman" w:cs="Times New Roman"/>
          <w:b/>
          <w:sz w:val="28"/>
          <w:szCs w:val="28"/>
        </w:rPr>
        <w:t> and </w:t>
      </w:r>
      <w:hyperlink r:id="rId18" w:history="1">
        <w:r w:rsidRPr="000B7A5E">
          <w:rPr>
            <w:rFonts w:ascii="Times New Roman" w:hAnsi="Times New Roman" w:cs="Times New Roman"/>
            <w:b/>
            <w:sz w:val="28"/>
            <w:szCs w:val="28"/>
          </w:rPr>
          <w:t>‪‎HDFS‬</w:t>
        </w:r>
      </w:hyperlink>
      <w:r w:rsidRPr="000B7A5E">
        <w:rPr>
          <w:rFonts w:ascii="Times New Roman" w:hAnsi="Times New Roman" w:cs="Times New Roman"/>
          <w:b/>
          <w:sz w:val="28"/>
          <w:szCs w:val="28"/>
        </w:rPr>
        <w:t>?</w:t>
      </w:r>
      <w:r w:rsidRPr="000B7A5E">
        <w:rPr>
          <w:rFonts w:ascii="Times New Roman" w:hAnsi="Times New Roman" w:cs="Times New Roman"/>
          <w:b/>
          <w:sz w:val="28"/>
          <w:szCs w:val="28"/>
        </w:rPr>
        <w:br/>
      </w:r>
      <w:hyperlink r:id="rId19" w:history="1">
        <w:r w:rsidRPr="000B7A5E">
          <w:rPr>
            <w:rFonts w:ascii="Times New Roman" w:hAnsi="Times New Roman" w:cs="Times New Roman"/>
            <w:sz w:val="28"/>
            <w:szCs w:val="28"/>
          </w:rPr>
          <w:t>‪‎</w:t>
        </w:r>
        <w:r w:rsidRPr="000B7A5E">
          <w:rPr>
            <w:rFonts w:ascii="Times New Roman" w:hAnsi="Times New Roman" w:cs="Times New Roman"/>
            <w:sz w:val="28"/>
            <w:szCs w:val="28"/>
          </w:rPr>
          <w:tab/>
          <w:t>Google‬</w:t>
        </w:r>
      </w:hyperlink>
      <w:r w:rsidRPr="000B7A5E">
        <w:rPr>
          <w:rFonts w:ascii="Times New Roman" w:hAnsi="Times New Roman" w:cs="Times New Roman"/>
          <w:sz w:val="28"/>
          <w:szCs w:val="28"/>
        </w:rPr>
        <w:t> FileSystem is a distributed file system developed by Google and specially designed to provide efficient, reliable access to data using large clusters of commodity </w:t>
      </w:r>
      <w:hyperlink r:id="rId20" w:history="1">
        <w:r w:rsidRPr="000B7A5E">
          <w:rPr>
            <w:rFonts w:ascii="Times New Roman" w:hAnsi="Times New Roman" w:cs="Times New Roman"/>
            <w:sz w:val="28"/>
            <w:szCs w:val="28"/>
          </w:rPr>
          <w:t>‪#‎servers‬</w:t>
        </w:r>
      </w:hyperlink>
      <w:r w:rsidRPr="000B7A5E">
        <w:rPr>
          <w:rFonts w:ascii="Times New Roman" w:hAnsi="Times New Roman" w:cs="Times New Roman"/>
          <w:sz w:val="28"/>
          <w:szCs w:val="28"/>
        </w:rPr>
        <w:t xml:space="preserve">. </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xml:space="preserve">Inspired by GFS, the open source Hadoop Distributed File System (HDFS) stores </w:t>
      </w:r>
      <w:proofErr w:type="gramStart"/>
      <w:r w:rsidRPr="000B7A5E">
        <w:rPr>
          <w:rFonts w:ascii="Times New Roman" w:hAnsi="Times New Roman" w:cs="Times New Roman"/>
          <w:sz w:val="28"/>
          <w:szCs w:val="28"/>
        </w:rPr>
        <w:t>large files across multiple machines.It achieves</w:t>
      </w:r>
      <w:proofErr w:type="gramEnd"/>
      <w:r w:rsidRPr="000B7A5E">
        <w:rPr>
          <w:rFonts w:ascii="Times New Roman" w:hAnsi="Times New Roman" w:cs="Times New Roman"/>
          <w:sz w:val="28"/>
          <w:szCs w:val="28"/>
        </w:rPr>
        <w:t xml:space="preserve"> reliability by replicating the data across multiple servers. </w:t>
      </w:r>
    </w:p>
    <w:p w:rsidR="005C5D7D" w:rsidRPr="000B7A5E" w:rsidRDefault="005C5D7D" w:rsidP="00316437">
      <w:pPr>
        <w:pStyle w:val="NoSpacing"/>
        <w:rPr>
          <w:rFonts w:ascii="Times New Roman" w:hAnsi="Times New Roman" w:cs="Times New Roman"/>
          <w:sz w:val="28"/>
          <w:szCs w:val="28"/>
        </w:rPr>
      </w:pPr>
    </w:p>
    <w:p w:rsidR="005C5D7D" w:rsidRPr="000B7A5E" w:rsidRDefault="000B7A5E" w:rsidP="00316437">
      <w:pPr>
        <w:pStyle w:val="NoSpacing"/>
        <w:rPr>
          <w:rFonts w:ascii="Times New Roman" w:hAnsi="Times New Roman" w:cs="Times New Roman"/>
          <w:sz w:val="28"/>
          <w:szCs w:val="28"/>
        </w:rPr>
      </w:pPr>
      <w:r w:rsidRPr="000B7A5E">
        <w:rPr>
          <w:rFonts w:ascii="Times New Roman" w:hAnsi="Times New Roman" w:cs="Times New Roman"/>
          <w:b/>
          <w:sz w:val="28"/>
          <w:szCs w:val="28"/>
        </w:rPr>
        <w:t>72</w:t>
      </w:r>
      <w:proofErr w:type="gramStart"/>
      <w:r w:rsidR="005C5D7D" w:rsidRPr="000B7A5E">
        <w:rPr>
          <w:rFonts w:ascii="Times New Roman" w:hAnsi="Times New Roman" w:cs="Times New Roman"/>
          <w:b/>
          <w:sz w:val="28"/>
          <w:szCs w:val="28"/>
        </w:rPr>
        <w:t>.What</w:t>
      </w:r>
      <w:proofErr w:type="gramEnd"/>
      <w:r w:rsidR="005C5D7D" w:rsidRPr="000B7A5E">
        <w:rPr>
          <w:rFonts w:ascii="Times New Roman" w:hAnsi="Times New Roman" w:cs="Times New Roman"/>
          <w:b/>
          <w:sz w:val="28"/>
          <w:szCs w:val="28"/>
        </w:rPr>
        <w:t xml:space="preserve"> is the difference between HDFS/ </w:t>
      </w:r>
      <w:hyperlink r:id="rId21" w:history="1">
        <w:r w:rsidR="005C5D7D" w:rsidRPr="000B7A5E">
          <w:rPr>
            <w:rFonts w:ascii="Times New Roman" w:hAnsi="Times New Roman" w:cs="Times New Roman"/>
            <w:b/>
            <w:sz w:val="28"/>
            <w:szCs w:val="28"/>
          </w:rPr>
          <w:t>‪#‎Hadoop‬</w:t>
        </w:r>
      </w:hyperlink>
      <w:r w:rsidR="005C5D7D" w:rsidRPr="000B7A5E">
        <w:rPr>
          <w:rFonts w:ascii="Times New Roman" w:hAnsi="Times New Roman" w:cs="Times New Roman"/>
          <w:b/>
          <w:sz w:val="28"/>
          <w:szCs w:val="28"/>
        </w:rPr>
        <w:t> and </w:t>
      </w:r>
      <w:hyperlink r:id="rId22" w:history="1">
        <w:r w:rsidR="005C5D7D" w:rsidRPr="000B7A5E">
          <w:rPr>
            <w:rFonts w:ascii="Times New Roman" w:hAnsi="Times New Roman" w:cs="Times New Roman"/>
            <w:b/>
            <w:sz w:val="28"/>
            <w:szCs w:val="28"/>
          </w:rPr>
          <w:t>‪#‎HBase‬</w:t>
        </w:r>
      </w:hyperlink>
      <w:r w:rsidR="005C5D7D" w:rsidRPr="000B7A5E">
        <w:rPr>
          <w:rFonts w:ascii="Times New Roman" w:hAnsi="Times New Roman" w:cs="Times New Roman"/>
          <w:b/>
          <w:sz w:val="28"/>
          <w:szCs w:val="28"/>
        </w:rPr>
        <w:t>?</w:t>
      </w:r>
      <w:r w:rsidR="005C5D7D" w:rsidRPr="000B7A5E">
        <w:rPr>
          <w:rFonts w:ascii="Times New Roman" w:hAnsi="Times New Roman" w:cs="Times New Roman"/>
          <w:b/>
          <w:sz w:val="28"/>
          <w:szCs w:val="28"/>
        </w:rPr>
        <w:br/>
      </w:r>
      <w:hyperlink r:id="rId23" w:history="1">
        <w:r w:rsidR="005C5D7D" w:rsidRPr="000B7A5E">
          <w:rPr>
            <w:rFonts w:ascii="Times New Roman" w:hAnsi="Times New Roman" w:cs="Times New Roman"/>
            <w:sz w:val="28"/>
            <w:szCs w:val="28"/>
          </w:rPr>
          <w:tab/>
          <w:t>‎HDFS‬</w:t>
        </w:r>
      </w:hyperlink>
      <w:r w:rsidR="005C5D7D" w:rsidRPr="000B7A5E">
        <w:rPr>
          <w:rFonts w:ascii="Times New Roman" w:hAnsi="Times New Roman" w:cs="Times New Roman"/>
          <w:sz w:val="28"/>
          <w:szCs w:val="28"/>
        </w:rPr>
        <w:t> doesn’t provides fast lookup records in a file</w:t>
      </w:r>
      <w:proofErr w:type="gramStart"/>
      <w:r w:rsidR="005C5D7D" w:rsidRPr="000B7A5E">
        <w:rPr>
          <w:rFonts w:ascii="Times New Roman" w:hAnsi="Times New Roman" w:cs="Times New Roman"/>
          <w:sz w:val="28"/>
          <w:szCs w:val="28"/>
        </w:rPr>
        <w:t>,IN</w:t>
      </w:r>
      <w:proofErr w:type="gramEnd"/>
      <w:r w:rsidR="005C5D7D" w:rsidRPr="000B7A5E">
        <w:rPr>
          <w:rFonts w:ascii="Times New Roman" w:hAnsi="Times New Roman" w:cs="Times New Roman"/>
          <w:sz w:val="28"/>
          <w:szCs w:val="28"/>
        </w:rPr>
        <w:t xml:space="preserve"> Hbase provides fast lookup records for large table.</w:t>
      </w:r>
    </w:p>
    <w:p w:rsidR="005C5D7D" w:rsidRPr="000B7A5E" w:rsidRDefault="005C5D7D" w:rsidP="00316437">
      <w:pPr>
        <w:pStyle w:val="NoSpacing"/>
        <w:rPr>
          <w:rFonts w:ascii="Times New Roman" w:hAnsi="Times New Roman" w:cs="Times New Roman"/>
          <w:sz w:val="28"/>
          <w:szCs w:val="28"/>
        </w:rPr>
      </w:pPr>
      <w:bookmarkStart w:id="2" w:name="Difference-between-HDFS-and-NAS"/>
    </w:p>
    <w:p w:rsidR="005C5D7D" w:rsidRPr="000B7A5E" w:rsidRDefault="000B7A5E"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73</w:t>
      </w:r>
      <w:r w:rsidR="005C5D7D" w:rsidRPr="000B7A5E">
        <w:rPr>
          <w:rFonts w:ascii="Times New Roman" w:hAnsi="Times New Roman" w:cs="Times New Roman"/>
          <w:b/>
          <w:sz w:val="28"/>
          <w:szCs w:val="28"/>
        </w:rPr>
        <w:t>.</w:t>
      </w:r>
      <w:r w:rsidRPr="000B7A5E">
        <w:rPr>
          <w:rFonts w:ascii="Times New Roman" w:hAnsi="Times New Roman" w:cs="Times New Roman"/>
          <w:b/>
          <w:sz w:val="28"/>
          <w:szCs w:val="28"/>
        </w:rPr>
        <w:t xml:space="preserve"> </w:t>
      </w:r>
      <w:hyperlink r:id="rId24" w:anchor="Difference-between-HDFS-and-NAS" w:history="1">
        <w:r w:rsidR="005C5D7D" w:rsidRPr="000B7A5E">
          <w:rPr>
            <w:rFonts w:ascii="Times New Roman" w:hAnsi="Times New Roman" w:cs="Times New Roman"/>
            <w:b/>
            <w:sz w:val="28"/>
            <w:szCs w:val="28"/>
          </w:rPr>
          <w:t xml:space="preserve">What is the difference between HDFS and </w:t>
        </w:r>
        <w:proofErr w:type="gramStart"/>
        <w:r w:rsidR="005C5D7D" w:rsidRPr="000B7A5E">
          <w:rPr>
            <w:rFonts w:ascii="Times New Roman" w:hAnsi="Times New Roman" w:cs="Times New Roman"/>
            <w:b/>
            <w:sz w:val="28"/>
            <w:szCs w:val="28"/>
          </w:rPr>
          <w:t>NAS ?</w:t>
        </w:r>
        <w:proofErr w:type="gramEnd"/>
      </w:hyperlink>
      <w:bookmarkEnd w:id="2"/>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The Hadoop Distributed File System (HDFS) is a distributed file system designed to run on commodity hardware. It has many similarities with existing distributed file systems. However, the differences from other distributed file systems are significant. </w:t>
      </w:r>
      <w:r w:rsidRPr="000B7A5E">
        <w:rPr>
          <w:rFonts w:ascii="Times New Roman" w:hAnsi="Times New Roman" w:cs="Times New Roman"/>
          <w:bCs/>
          <w:sz w:val="28"/>
          <w:szCs w:val="28"/>
        </w:rPr>
        <w:t>Following are differences between HDFS and NAS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xml:space="preserve">In HDFS Data Blocks are distributed across local drives of all machines in a cluster. </w:t>
      </w:r>
      <w:proofErr w:type="gramStart"/>
      <w:r w:rsidRPr="000B7A5E">
        <w:rPr>
          <w:rFonts w:ascii="Times New Roman" w:hAnsi="Times New Roman" w:cs="Times New Roman"/>
          <w:sz w:val="28"/>
          <w:szCs w:val="28"/>
        </w:rPr>
        <w:t>Whereas in NAS data is stored on dedicated hardware.</w:t>
      </w:r>
      <w:proofErr w:type="gramEnd"/>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 xml:space="preserve">HDFS is designed to work with MapReduce System, since </w:t>
      </w:r>
      <w:proofErr w:type="gramStart"/>
      <w:r w:rsidRPr="000B7A5E">
        <w:rPr>
          <w:rFonts w:ascii="Times New Roman" w:hAnsi="Times New Roman" w:cs="Times New Roman"/>
          <w:sz w:val="28"/>
          <w:szCs w:val="28"/>
        </w:rPr>
        <w:t>computation are</w:t>
      </w:r>
      <w:proofErr w:type="gramEnd"/>
      <w:r w:rsidRPr="000B7A5E">
        <w:rPr>
          <w:rFonts w:ascii="Times New Roman" w:hAnsi="Times New Roman" w:cs="Times New Roman"/>
          <w:sz w:val="28"/>
          <w:szCs w:val="28"/>
        </w:rPr>
        <w:t xml:space="preserve"> moved to data. NAS is not suitable for MapReduce since data is stored seperately from the computations.</w:t>
      </w:r>
    </w:p>
    <w:p w:rsidR="005C5D7D" w:rsidRPr="000B7A5E"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HDFS runs on a cluster of machines and provides redundancy usinga replication protocal. Whereas NAS is provided by a single machine therefore does not provide data redundancy.</w:t>
      </w:r>
    </w:p>
    <w:p w:rsidR="000B7A5E" w:rsidRPr="000B7A5E" w:rsidRDefault="000B7A5E" w:rsidP="00316437">
      <w:pPr>
        <w:pStyle w:val="NoSpacing"/>
        <w:rPr>
          <w:rFonts w:ascii="Times New Roman" w:hAnsi="Times New Roman" w:cs="Times New Roman"/>
          <w:b/>
          <w:sz w:val="28"/>
          <w:szCs w:val="28"/>
        </w:rPr>
      </w:pPr>
      <w:bookmarkStart w:id="3" w:name="Client-communication-with-HDFS"/>
    </w:p>
    <w:p w:rsidR="005C5D7D" w:rsidRPr="000B7A5E" w:rsidRDefault="000B7A5E" w:rsidP="00316437">
      <w:pPr>
        <w:pStyle w:val="NoSpacing"/>
        <w:rPr>
          <w:rFonts w:ascii="Times New Roman" w:hAnsi="Times New Roman" w:cs="Times New Roman"/>
          <w:b/>
          <w:sz w:val="28"/>
          <w:szCs w:val="28"/>
        </w:rPr>
      </w:pPr>
      <w:r w:rsidRPr="000B7A5E">
        <w:rPr>
          <w:rFonts w:ascii="Times New Roman" w:hAnsi="Times New Roman" w:cs="Times New Roman"/>
          <w:b/>
          <w:sz w:val="28"/>
          <w:szCs w:val="28"/>
        </w:rPr>
        <w:t>74</w:t>
      </w:r>
      <w:r w:rsidR="005C5D7D" w:rsidRPr="000B7A5E">
        <w:rPr>
          <w:rFonts w:ascii="Times New Roman" w:hAnsi="Times New Roman" w:cs="Times New Roman"/>
          <w:b/>
          <w:sz w:val="28"/>
          <w:szCs w:val="28"/>
        </w:rPr>
        <w:t xml:space="preserve">. </w:t>
      </w:r>
      <w:hyperlink r:id="rId25" w:anchor="Client-communication-with-HDFS" w:history="1">
        <w:r w:rsidR="005C5D7D" w:rsidRPr="000B7A5E">
          <w:rPr>
            <w:rFonts w:ascii="Times New Roman" w:hAnsi="Times New Roman" w:cs="Times New Roman"/>
            <w:b/>
            <w:sz w:val="28"/>
            <w:szCs w:val="28"/>
          </w:rPr>
          <w:t>How the Client communicates with HDFS?</w:t>
        </w:r>
      </w:hyperlink>
      <w:bookmarkEnd w:id="3"/>
    </w:p>
    <w:p w:rsidR="005C5D7D" w:rsidRDefault="005C5D7D" w:rsidP="00316437">
      <w:pPr>
        <w:pStyle w:val="NoSpacing"/>
        <w:rPr>
          <w:rFonts w:ascii="Times New Roman" w:hAnsi="Times New Roman" w:cs="Times New Roman"/>
          <w:sz w:val="28"/>
          <w:szCs w:val="28"/>
        </w:rPr>
      </w:pPr>
      <w:r w:rsidRPr="000B7A5E">
        <w:rPr>
          <w:rFonts w:ascii="Times New Roman" w:hAnsi="Times New Roman" w:cs="Times New Roman"/>
          <w:sz w:val="28"/>
          <w:szCs w:val="28"/>
        </w:rPr>
        <w:tab/>
        <w:t xml:space="preserve">The Client communication to HDFS </w:t>
      </w:r>
      <w:proofErr w:type="gramStart"/>
      <w:r w:rsidRPr="000B7A5E">
        <w:rPr>
          <w:rFonts w:ascii="Times New Roman" w:hAnsi="Times New Roman" w:cs="Times New Roman"/>
          <w:sz w:val="28"/>
          <w:szCs w:val="28"/>
        </w:rPr>
        <w:t>happens</w:t>
      </w:r>
      <w:proofErr w:type="gramEnd"/>
      <w:r w:rsidRPr="000B7A5E">
        <w:rPr>
          <w:rFonts w:ascii="Times New Roman" w:hAnsi="Times New Roman" w:cs="Times New Roman"/>
          <w:sz w:val="28"/>
          <w:szCs w:val="28"/>
        </w:rPr>
        <w:t xml:space="preserve"> using Hadoop HDFS API. Client applications talk to the NameNode whenever they wish to locate a file, or </w:t>
      </w:r>
      <w:r w:rsidRPr="000B7A5E">
        <w:rPr>
          <w:rFonts w:ascii="Times New Roman" w:hAnsi="Times New Roman" w:cs="Times New Roman"/>
          <w:sz w:val="28"/>
          <w:szCs w:val="28"/>
        </w:rPr>
        <w:lastRenderedPageBreak/>
        <w:t>when they want to add/copy/move/delete a file on HDFS. The NameNode responds the successful requests by returning a list of relevant DataNode servers where the data lives. Client applications can talk directly to a DataNode, once the NameNode has provided the location of the data</w:t>
      </w:r>
    </w:p>
    <w:p w:rsidR="003446B8" w:rsidRDefault="003446B8" w:rsidP="003446B8">
      <w:pPr>
        <w:pStyle w:val="NoSpacing"/>
        <w:rPr>
          <w:rFonts w:ascii="Times New Roman" w:hAnsi="Times New Roman" w:cs="Times New Roman"/>
          <w:bCs/>
          <w:sz w:val="28"/>
          <w:szCs w:val="28"/>
        </w:rPr>
      </w:pPr>
    </w:p>
    <w:p w:rsidR="003446B8" w:rsidRPr="003446B8" w:rsidRDefault="003446B8" w:rsidP="003446B8">
      <w:pPr>
        <w:pStyle w:val="NoSpacing"/>
        <w:rPr>
          <w:rFonts w:ascii="Times New Roman" w:hAnsi="Times New Roman" w:cs="Times New Roman"/>
          <w:b/>
          <w:sz w:val="28"/>
          <w:szCs w:val="28"/>
        </w:rPr>
      </w:pPr>
      <w:r w:rsidRPr="003446B8">
        <w:rPr>
          <w:rFonts w:ascii="Times New Roman" w:hAnsi="Times New Roman" w:cs="Times New Roman"/>
          <w:b/>
          <w:bCs/>
          <w:sz w:val="28"/>
          <w:szCs w:val="28"/>
        </w:rPr>
        <w:t>23</w:t>
      </w:r>
      <w:r w:rsidRPr="003446B8">
        <w:rPr>
          <w:rFonts w:ascii="Times New Roman" w:hAnsi="Times New Roman" w:cs="Times New Roman"/>
          <w:b/>
          <w:sz w:val="28"/>
          <w:szCs w:val="28"/>
        </w:rPr>
        <w:t>.</w:t>
      </w:r>
      <w:r>
        <w:rPr>
          <w:rFonts w:ascii="Times New Roman" w:hAnsi="Times New Roman" w:cs="Times New Roman"/>
          <w:b/>
          <w:sz w:val="28"/>
          <w:szCs w:val="28"/>
        </w:rPr>
        <w:t xml:space="preserve"> </w:t>
      </w:r>
      <w:r w:rsidRPr="003446B8">
        <w:rPr>
          <w:rFonts w:ascii="Times New Roman" w:hAnsi="Times New Roman" w:cs="Times New Roman"/>
          <w:b/>
          <w:sz w:val="28"/>
          <w:szCs w:val="28"/>
        </w:rPr>
        <w:t>If we want to copy 10 blocks from one machine to another, but another machine can copy only 8.5 blocks, can the blocks be broken at the time of replication?</w:t>
      </w:r>
    </w:p>
    <w:p w:rsidR="003446B8" w:rsidRPr="000B7A5E" w:rsidRDefault="003446B8" w:rsidP="003446B8">
      <w:pPr>
        <w:pStyle w:val="NoSpacing"/>
        <w:rPr>
          <w:rFonts w:ascii="Times New Roman" w:hAnsi="Times New Roman" w:cs="Times New Roman"/>
          <w:sz w:val="28"/>
          <w:szCs w:val="28"/>
        </w:rPr>
      </w:pPr>
      <w:r w:rsidRPr="000B7A5E">
        <w:rPr>
          <w:rFonts w:ascii="Times New Roman" w:hAnsi="Times New Roman" w:cs="Times New Roman"/>
          <w:sz w:val="28"/>
          <w:szCs w:val="28"/>
        </w:rPr>
        <w:tab/>
        <w:t>In HDFS, blocks cannot be broken down. Before copying the blocks from one machine to another, the Master node will figure out what is the actual amount of space required, how many block are being used, how much space is available, and it will allocate the blocks accordingly.</w:t>
      </w:r>
    </w:p>
    <w:p w:rsidR="003446B8" w:rsidRPr="000B7A5E" w:rsidRDefault="003446B8" w:rsidP="00316437">
      <w:pPr>
        <w:pStyle w:val="NoSpacing"/>
        <w:rPr>
          <w:rFonts w:ascii="Times New Roman" w:hAnsi="Times New Roman" w:cs="Times New Roman"/>
          <w:sz w:val="28"/>
          <w:szCs w:val="28"/>
        </w:rPr>
      </w:pPr>
    </w:p>
    <w:p w:rsidR="001B23E3" w:rsidRDefault="001B23E3" w:rsidP="00316437">
      <w:pPr>
        <w:pStyle w:val="NoSpacing"/>
        <w:rPr>
          <w:rFonts w:ascii="Times New Roman" w:hAnsi="Times New Roman" w:cs="Times New Roman"/>
          <w:sz w:val="28"/>
          <w:szCs w:val="28"/>
        </w:rPr>
      </w:pPr>
    </w:p>
    <w:p w:rsidR="00745A66" w:rsidRPr="00745A66" w:rsidRDefault="00745A66" w:rsidP="00745A66">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FC5588">
        <w:rPr>
          <w:rFonts w:ascii="Times New Roman" w:eastAsia="Times New Roman" w:hAnsi="Times New Roman" w:cs="Times New Roman"/>
          <w:sz w:val="24"/>
          <w:szCs w:val="24"/>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p>
    <w:p w:rsidR="00745A66" w:rsidRPr="00745A66" w:rsidRDefault="00745A66" w:rsidP="00745A66">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p>
    <w:p w:rsidR="00745A66" w:rsidRPr="00745A66" w:rsidRDefault="00745A66" w:rsidP="00745A66">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p>
    <w:p w:rsidR="003446B8" w:rsidRDefault="00745A66" w:rsidP="00745A66">
      <w:pPr>
        <w:shd w:val="clear" w:color="auto" w:fill="FFFFFF"/>
        <w:spacing w:before="100" w:beforeAutospacing="1" w:after="100" w:afterAutospacing="1" w:line="360" w:lineRule="auto"/>
        <w:jc w:val="both"/>
        <w:rPr>
          <w:rFonts w:ascii="Times New Roman" w:hAnsi="Times New Roman" w:cs="Times New Roman"/>
          <w:b/>
          <w:bCs/>
          <w:sz w:val="28"/>
          <w:szCs w:val="28"/>
        </w:rPr>
      </w:pP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eastAsia="Times New Roman" w:hAnsi="Times New Roman" w:cs="Times New Roman"/>
          <w:sz w:val="28"/>
          <w:szCs w:val="28"/>
        </w:rPr>
        <w:tab/>
      </w:r>
      <w:r w:rsidRPr="00745A66">
        <w:rPr>
          <w:rFonts w:ascii="Times New Roman" w:hAnsi="Times New Roman" w:cs="Times New Roman"/>
          <w:b/>
          <w:bCs/>
          <w:sz w:val="28"/>
          <w:szCs w:val="28"/>
        </w:rPr>
        <w:tab/>
      </w:r>
      <w:r w:rsidRPr="00745A66">
        <w:rPr>
          <w:rFonts w:ascii="Times New Roman" w:hAnsi="Times New Roman" w:cs="Times New Roman"/>
          <w:b/>
          <w:bCs/>
          <w:sz w:val="28"/>
          <w:szCs w:val="28"/>
        </w:rPr>
        <w:tab/>
      </w:r>
    </w:p>
    <w:p w:rsidR="003446B8" w:rsidRDefault="003446B8" w:rsidP="00745A66">
      <w:pPr>
        <w:shd w:val="clear" w:color="auto" w:fill="FFFFFF"/>
        <w:spacing w:before="100" w:beforeAutospacing="1" w:after="100" w:afterAutospacing="1" w:line="360" w:lineRule="auto"/>
        <w:jc w:val="both"/>
        <w:rPr>
          <w:rFonts w:ascii="Times New Roman" w:hAnsi="Times New Roman" w:cs="Times New Roman"/>
          <w:b/>
          <w:bCs/>
          <w:sz w:val="28"/>
          <w:szCs w:val="28"/>
        </w:rPr>
      </w:pPr>
    </w:p>
    <w:p w:rsidR="003446B8" w:rsidRDefault="003446B8" w:rsidP="00745A66">
      <w:pPr>
        <w:shd w:val="clear" w:color="auto" w:fill="FFFFFF"/>
        <w:spacing w:before="100" w:beforeAutospacing="1" w:after="100" w:afterAutospacing="1" w:line="360" w:lineRule="auto"/>
        <w:jc w:val="both"/>
        <w:rPr>
          <w:rFonts w:ascii="Times New Roman" w:hAnsi="Times New Roman" w:cs="Times New Roman"/>
          <w:b/>
          <w:bCs/>
          <w:sz w:val="28"/>
          <w:szCs w:val="28"/>
        </w:rPr>
      </w:pPr>
    </w:p>
    <w:p w:rsidR="003446B8" w:rsidRDefault="003446B8" w:rsidP="00745A66">
      <w:pPr>
        <w:shd w:val="clear" w:color="auto" w:fill="FFFFFF"/>
        <w:spacing w:before="100" w:beforeAutospacing="1" w:after="100" w:afterAutospacing="1" w:line="360" w:lineRule="auto"/>
        <w:jc w:val="both"/>
        <w:rPr>
          <w:rFonts w:ascii="Times New Roman" w:hAnsi="Times New Roman" w:cs="Times New Roman"/>
          <w:b/>
          <w:bCs/>
          <w:sz w:val="28"/>
          <w:szCs w:val="28"/>
        </w:rPr>
      </w:pPr>
    </w:p>
    <w:p w:rsidR="003446B8" w:rsidRDefault="003446B8" w:rsidP="00745A66">
      <w:pPr>
        <w:shd w:val="clear" w:color="auto" w:fill="FFFFFF"/>
        <w:spacing w:before="100" w:beforeAutospacing="1" w:after="100" w:afterAutospacing="1" w:line="360" w:lineRule="auto"/>
        <w:jc w:val="both"/>
        <w:rPr>
          <w:rFonts w:ascii="Times New Roman" w:hAnsi="Times New Roman" w:cs="Times New Roman"/>
          <w:b/>
          <w:bCs/>
          <w:sz w:val="28"/>
          <w:szCs w:val="28"/>
        </w:rPr>
      </w:pPr>
    </w:p>
    <w:p w:rsidR="003446B8" w:rsidRDefault="003446B8" w:rsidP="00745A66">
      <w:pPr>
        <w:shd w:val="clear" w:color="auto" w:fill="FFFFFF"/>
        <w:spacing w:before="100" w:beforeAutospacing="1" w:after="100" w:afterAutospacing="1" w:line="360" w:lineRule="auto"/>
        <w:jc w:val="both"/>
        <w:rPr>
          <w:rFonts w:ascii="Times New Roman" w:hAnsi="Times New Roman" w:cs="Times New Roman"/>
          <w:b/>
          <w:bCs/>
          <w:sz w:val="28"/>
          <w:szCs w:val="28"/>
        </w:rPr>
      </w:pPr>
    </w:p>
    <w:p w:rsidR="003446B8" w:rsidRDefault="003446B8" w:rsidP="00745A66">
      <w:pPr>
        <w:shd w:val="clear" w:color="auto" w:fill="FFFFFF"/>
        <w:spacing w:before="100" w:beforeAutospacing="1" w:after="100" w:afterAutospacing="1" w:line="360" w:lineRule="auto"/>
        <w:jc w:val="both"/>
        <w:rPr>
          <w:rFonts w:ascii="Times New Roman" w:hAnsi="Times New Roman" w:cs="Times New Roman"/>
          <w:b/>
          <w:bCs/>
          <w:sz w:val="28"/>
          <w:szCs w:val="28"/>
        </w:rPr>
      </w:pPr>
    </w:p>
    <w:p w:rsidR="003446B8" w:rsidRDefault="003446B8" w:rsidP="00745A66">
      <w:pPr>
        <w:shd w:val="clear" w:color="auto" w:fill="FFFFFF"/>
        <w:spacing w:before="100" w:beforeAutospacing="1" w:after="100" w:afterAutospacing="1" w:line="360" w:lineRule="auto"/>
        <w:jc w:val="both"/>
        <w:rPr>
          <w:rFonts w:ascii="Times New Roman" w:hAnsi="Times New Roman" w:cs="Times New Roman"/>
          <w:b/>
          <w:bCs/>
          <w:sz w:val="44"/>
          <w:szCs w:val="44"/>
        </w:rPr>
      </w:pPr>
    </w:p>
    <w:p w:rsidR="003446B8" w:rsidRDefault="003446B8" w:rsidP="00745A66">
      <w:pPr>
        <w:shd w:val="clear" w:color="auto" w:fill="FFFFFF"/>
        <w:spacing w:before="100" w:beforeAutospacing="1" w:after="100" w:afterAutospacing="1" w:line="360" w:lineRule="auto"/>
        <w:jc w:val="both"/>
        <w:rPr>
          <w:rFonts w:ascii="Times New Roman" w:hAnsi="Times New Roman" w:cs="Times New Roman"/>
          <w:b/>
          <w:bCs/>
          <w:sz w:val="44"/>
          <w:szCs w:val="44"/>
        </w:rPr>
      </w:pPr>
    </w:p>
    <w:p w:rsidR="003446B8" w:rsidRDefault="003446B8" w:rsidP="00745A66">
      <w:pPr>
        <w:shd w:val="clear" w:color="auto" w:fill="FFFFFF"/>
        <w:spacing w:before="100" w:beforeAutospacing="1" w:after="100" w:afterAutospacing="1" w:line="360" w:lineRule="auto"/>
        <w:jc w:val="both"/>
        <w:rPr>
          <w:rFonts w:ascii="Times New Roman" w:hAnsi="Times New Roman" w:cs="Times New Roman"/>
          <w:b/>
          <w:bCs/>
          <w:sz w:val="44"/>
          <w:szCs w:val="44"/>
        </w:rPr>
      </w:pPr>
    </w:p>
    <w:p w:rsidR="00745A66" w:rsidRPr="00A360BD" w:rsidRDefault="00745A66" w:rsidP="003446B8">
      <w:pPr>
        <w:shd w:val="clear" w:color="auto" w:fill="FFFFFF"/>
        <w:spacing w:before="100" w:beforeAutospacing="1" w:after="100" w:afterAutospacing="1" w:line="360" w:lineRule="auto"/>
        <w:ind w:left="1440" w:firstLine="720"/>
        <w:jc w:val="both"/>
        <w:rPr>
          <w:rFonts w:ascii="Times New Roman" w:eastAsia="Times New Roman" w:hAnsi="Times New Roman" w:cs="Times New Roman"/>
          <w:sz w:val="52"/>
          <w:szCs w:val="52"/>
        </w:rPr>
      </w:pPr>
      <w:r w:rsidRPr="00A360BD">
        <w:rPr>
          <w:rFonts w:ascii="Times New Roman" w:hAnsi="Times New Roman" w:cs="Times New Roman"/>
          <w:b/>
          <w:bCs/>
          <w:sz w:val="52"/>
          <w:szCs w:val="52"/>
        </w:rPr>
        <w:t>SINGLE NODE CLUSTER</w:t>
      </w:r>
    </w:p>
    <w:p w:rsidR="00745A66" w:rsidRPr="00745A66" w:rsidRDefault="00745A66" w:rsidP="00745A66">
      <w:pPr>
        <w:rPr>
          <w:rFonts w:ascii="Times New Roman" w:hAnsi="Times New Roman" w:cs="Times New Roman"/>
          <w:sz w:val="28"/>
          <w:szCs w:val="28"/>
        </w:rPr>
      </w:pPr>
      <w:r w:rsidRPr="00745A66">
        <w:rPr>
          <w:rFonts w:ascii="Times New Roman" w:hAnsi="Times New Roman" w:cs="Times New Roman"/>
          <w:sz w:val="28"/>
          <w:szCs w:val="28"/>
        </w:rPr>
        <w:br w:type="page"/>
      </w:r>
    </w:p>
    <w:p w:rsidR="00745A66" w:rsidRPr="00A360BD" w:rsidRDefault="00745A66" w:rsidP="00745A66">
      <w:pPr>
        <w:widowControl w:val="0"/>
        <w:autoSpaceDE w:val="0"/>
        <w:autoSpaceDN w:val="0"/>
        <w:adjustRightInd w:val="0"/>
        <w:spacing w:after="0" w:line="240" w:lineRule="auto"/>
        <w:rPr>
          <w:rFonts w:ascii="Times New Roman" w:hAnsi="Times New Roman" w:cs="Times New Roman"/>
          <w:b/>
          <w:bCs/>
          <w:sz w:val="36"/>
          <w:szCs w:val="36"/>
        </w:rPr>
      </w:pPr>
      <w:r w:rsidRPr="00A360BD">
        <w:rPr>
          <w:rFonts w:ascii="Times New Roman" w:hAnsi="Times New Roman" w:cs="Times New Roman"/>
          <w:b/>
          <w:bCs/>
          <w:sz w:val="36"/>
          <w:szCs w:val="36"/>
        </w:rPr>
        <w:lastRenderedPageBreak/>
        <w:t xml:space="preserve">            FAQS OF SINGLE NODE CLUSTER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 W</w:t>
      </w:r>
      <w:r w:rsidRPr="00745A66">
        <w:rPr>
          <w:rFonts w:ascii="Times New Roman" w:hAnsi="Times New Roman" w:cs="Times New Roman"/>
          <w:b/>
          <w:bCs/>
          <w:sz w:val="28"/>
          <w:szCs w:val="28"/>
        </w:rPr>
        <w:t>hat is cluster?</w:t>
      </w:r>
      <w:r w:rsidRPr="00745A66">
        <w:rPr>
          <w:rFonts w:ascii="Times New Roman" w:hAnsi="Times New Roman" w:cs="Times New Roman"/>
          <w:b/>
          <w:bCs/>
          <w:sz w:val="28"/>
          <w:szCs w:val="28"/>
        </w:rPr>
        <w:tab/>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proofErr w:type="gramStart"/>
      <w:r w:rsidRPr="00745A66">
        <w:rPr>
          <w:rFonts w:ascii="Times New Roman" w:hAnsi="Times New Roman" w:cs="Times New Roman"/>
          <w:sz w:val="28"/>
          <w:szCs w:val="28"/>
        </w:rPr>
        <w:t>Collection of all nodes which are being part of common network.</w:t>
      </w:r>
      <w:proofErr w:type="gramEnd"/>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proofErr w:type="gramStart"/>
      <w:r w:rsidRPr="00745A66">
        <w:rPr>
          <w:rFonts w:ascii="Times New Roman" w:hAnsi="Times New Roman" w:cs="Times New Roman"/>
          <w:b/>
          <w:sz w:val="28"/>
          <w:szCs w:val="28"/>
        </w:rPr>
        <w:t>2.</w:t>
      </w:r>
      <w:r>
        <w:rPr>
          <w:rFonts w:ascii="Times New Roman" w:hAnsi="Times New Roman" w:cs="Times New Roman"/>
          <w:b/>
          <w:bCs/>
          <w:sz w:val="28"/>
          <w:szCs w:val="28"/>
        </w:rPr>
        <w:t>W</w:t>
      </w:r>
      <w:r w:rsidRPr="00745A66">
        <w:rPr>
          <w:rFonts w:ascii="Times New Roman" w:hAnsi="Times New Roman" w:cs="Times New Roman"/>
          <w:b/>
          <w:bCs/>
          <w:sz w:val="28"/>
          <w:szCs w:val="28"/>
        </w:rPr>
        <w:t>hat</w:t>
      </w:r>
      <w:proofErr w:type="gramEnd"/>
      <w:r w:rsidRPr="00745A66">
        <w:rPr>
          <w:rFonts w:ascii="Times New Roman" w:hAnsi="Times New Roman" w:cs="Times New Roman"/>
          <w:b/>
          <w:bCs/>
          <w:sz w:val="28"/>
          <w:szCs w:val="28"/>
        </w:rPr>
        <w:t xml:space="preserve"> is hadoop cluster?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745A66">
        <w:rPr>
          <w:rFonts w:ascii="Times New Roman" w:hAnsi="Times New Roman" w:cs="Times New Roman"/>
          <w:sz w:val="28"/>
          <w:szCs w:val="28"/>
        </w:rPr>
        <w:t xml:space="preserve">Collection of all hadoop </w:t>
      </w:r>
      <w:proofErr w:type="gramStart"/>
      <w:r w:rsidRPr="00745A66">
        <w:rPr>
          <w:rFonts w:ascii="Times New Roman" w:hAnsi="Times New Roman" w:cs="Times New Roman"/>
          <w:sz w:val="28"/>
          <w:szCs w:val="28"/>
        </w:rPr>
        <w:t>cluster</w:t>
      </w:r>
      <w:proofErr w:type="gramEnd"/>
      <w:r w:rsidRPr="00745A66">
        <w:rPr>
          <w:rFonts w:ascii="Times New Roman" w:hAnsi="Times New Roman" w:cs="Times New Roman"/>
          <w:sz w:val="28"/>
          <w:szCs w:val="28"/>
        </w:rPr>
        <w:t xml:space="preserve"> which are being part of common network is called hadoop cluster. Both HDFS and MAPRADUCER should be up and running on each node include the master node.</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3</w:t>
      </w:r>
      <w:r w:rsidRPr="00745A66">
        <w:rPr>
          <w:rFonts w:ascii="Times New Roman" w:hAnsi="Times New Roman" w:cs="Times New Roman"/>
          <w:b/>
          <w:bCs/>
          <w:sz w:val="28"/>
          <w:szCs w:val="28"/>
        </w:rPr>
        <w:t>.</w:t>
      </w:r>
      <w:r>
        <w:rPr>
          <w:rFonts w:ascii="Times New Roman" w:hAnsi="Times New Roman" w:cs="Times New Roman"/>
          <w:b/>
          <w:bCs/>
          <w:sz w:val="28"/>
          <w:szCs w:val="28"/>
        </w:rPr>
        <w:t xml:space="preserve"> W</w:t>
      </w:r>
      <w:r w:rsidRPr="00745A66">
        <w:rPr>
          <w:rFonts w:ascii="Times New Roman" w:hAnsi="Times New Roman" w:cs="Times New Roman"/>
          <w:b/>
          <w:bCs/>
          <w:sz w:val="28"/>
          <w:szCs w:val="28"/>
        </w:rPr>
        <w:t>hat are the principles of replications?</w:t>
      </w:r>
    </w:p>
    <w:p w:rsidR="00745A66" w:rsidRPr="00745A66" w:rsidRDefault="00745A66" w:rsidP="00745A66">
      <w:pPr>
        <w:widowControl w:val="0"/>
        <w:autoSpaceDE w:val="0"/>
        <w:autoSpaceDN w:val="0"/>
        <w:adjustRightInd w:val="0"/>
        <w:spacing w:after="0" w:line="240" w:lineRule="auto"/>
        <w:ind w:left="720" w:hanging="360"/>
        <w:rPr>
          <w:rFonts w:ascii="Times New Roman" w:hAnsi="Times New Roman" w:cs="Times New Roman"/>
          <w:sz w:val="28"/>
          <w:szCs w:val="28"/>
        </w:rPr>
      </w:pPr>
      <w:r w:rsidRPr="00745A66">
        <w:rPr>
          <w:rFonts w:ascii="Times New Roman" w:hAnsi="Times New Roman" w:cs="Times New Roman"/>
          <w:sz w:val="28"/>
          <w:szCs w:val="28"/>
        </w:rPr>
        <w:t>1.</w:t>
      </w:r>
      <w:r w:rsidRPr="00745A66">
        <w:rPr>
          <w:rFonts w:ascii="Times New Roman" w:hAnsi="Times New Roman" w:cs="Times New Roman"/>
          <w:sz w:val="28"/>
          <w:szCs w:val="28"/>
        </w:rPr>
        <w:tab/>
        <w:t>Replication is only for data not for metadata.</w:t>
      </w:r>
    </w:p>
    <w:p w:rsidR="00745A66" w:rsidRPr="00745A66" w:rsidRDefault="00745A66" w:rsidP="00745A66">
      <w:pPr>
        <w:widowControl w:val="0"/>
        <w:autoSpaceDE w:val="0"/>
        <w:autoSpaceDN w:val="0"/>
        <w:adjustRightInd w:val="0"/>
        <w:spacing w:after="0" w:line="240" w:lineRule="auto"/>
        <w:ind w:left="720" w:hanging="360"/>
        <w:rPr>
          <w:rFonts w:ascii="Times New Roman" w:hAnsi="Times New Roman" w:cs="Times New Roman"/>
          <w:sz w:val="28"/>
          <w:szCs w:val="28"/>
        </w:rPr>
      </w:pPr>
      <w:r w:rsidRPr="00745A66">
        <w:rPr>
          <w:rFonts w:ascii="Times New Roman" w:hAnsi="Times New Roman" w:cs="Times New Roman"/>
          <w:sz w:val="28"/>
          <w:szCs w:val="28"/>
        </w:rPr>
        <w:t>2.</w:t>
      </w:r>
      <w:r w:rsidRPr="00745A66">
        <w:rPr>
          <w:rFonts w:ascii="Times New Roman" w:hAnsi="Times New Roman" w:cs="Times New Roman"/>
          <w:sz w:val="28"/>
          <w:szCs w:val="28"/>
        </w:rPr>
        <w:tab/>
        <w:t xml:space="preserve">If 3 time replications factor </w:t>
      </w:r>
      <w:r w:rsidRPr="00745A66">
        <w:rPr>
          <w:rFonts w:ascii="Times New Roman" w:hAnsi="Times New Roman" w:cs="Times New Roman"/>
          <w:sz w:val="28"/>
          <w:szCs w:val="28"/>
        </w:rPr>
        <w:t> min of 3 slave nodes.</w:t>
      </w:r>
    </w:p>
    <w:p w:rsidR="00745A66" w:rsidRPr="00745A66" w:rsidRDefault="00745A66" w:rsidP="00745A66">
      <w:pPr>
        <w:widowControl w:val="0"/>
        <w:autoSpaceDE w:val="0"/>
        <w:autoSpaceDN w:val="0"/>
        <w:adjustRightInd w:val="0"/>
        <w:spacing w:after="0" w:line="240" w:lineRule="auto"/>
        <w:ind w:left="720" w:hanging="360"/>
        <w:rPr>
          <w:rFonts w:ascii="Times New Roman" w:hAnsi="Times New Roman" w:cs="Times New Roman"/>
          <w:sz w:val="28"/>
          <w:szCs w:val="28"/>
        </w:rPr>
      </w:pPr>
      <w:r w:rsidRPr="00745A66">
        <w:rPr>
          <w:rFonts w:ascii="Times New Roman" w:hAnsi="Times New Roman" w:cs="Times New Roman"/>
          <w:sz w:val="28"/>
          <w:szCs w:val="28"/>
        </w:rPr>
        <w:t>3.</w:t>
      </w:r>
      <w:r w:rsidRPr="00745A66">
        <w:rPr>
          <w:rFonts w:ascii="Times New Roman" w:hAnsi="Times New Roman" w:cs="Times New Roman"/>
          <w:sz w:val="28"/>
          <w:szCs w:val="28"/>
        </w:rPr>
        <w:tab/>
        <w:t>No two same replication data is on same node.</w:t>
      </w:r>
    </w:p>
    <w:p w:rsidR="00745A66" w:rsidRPr="00745A66" w:rsidRDefault="00745A66" w:rsidP="00745A66">
      <w:pPr>
        <w:widowControl w:val="0"/>
        <w:autoSpaceDE w:val="0"/>
        <w:autoSpaceDN w:val="0"/>
        <w:adjustRightInd w:val="0"/>
        <w:spacing w:after="0" w:line="240" w:lineRule="auto"/>
        <w:ind w:left="720" w:hanging="360"/>
        <w:rPr>
          <w:rFonts w:ascii="Times New Roman" w:hAnsi="Times New Roman" w:cs="Times New Roman"/>
          <w:sz w:val="28"/>
          <w:szCs w:val="28"/>
        </w:rPr>
      </w:pPr>
      <w:r w:rsidRPr="00745A66">
        <w:rPr>
          <w:rFonts w:ascii="Times New Roman" w:hAnsi="Times New Roman" w:cs="Times New Roman"/>
          <w:sz w:val="28"/>
          <w:szCs w:val="28"/>
        </w:rPr>
        <w:t>4.</w:t>
      </w:r>
      <w:r w:rsidRPr="00745A66">
        <w:rPr>
          <w:rFonts w:ascii="Times New Roman" w:hAnsi="Times New Roman" w:cs="Times New Roman"/>
          <w:sz w:val="28"/>
          <w:szCs w:val="28"/>
        </w:rPr>
        <w:tab/>
      </w:r>
      <w:proofErr w:type="gramStart"/>
      <w:r w:rsidRPr="00745A66">
        <w:rPr>
          <w:rFonts w:ascii="Times New Roman" w:hAnsi="Times New Roman" w:cs="Times New Roman"/>
          <w:sz w:val="28"/>
          <w:szCs w:val="28"/>
        </w:rPr>
        <w:t>Replication  is</w:t>
      </w:r>
      <w:proofErr w:type="gramEnd"/>
      <w:r w:rsidRPr="00745A66">
        <w:rPr>
          <w:rFonts w:ascii="Times New Roman" w:hAnsi="Times New Roman" w:cs="Times New Roman"/>
          <w:sz w:val="28"/>
          <w:szCs w:val="28"/>
        </w:rPr>
        <w:t xml:space="preserve"> only on slave nodes not on master node.</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4</w:t>
      </w:r>
      <w:r w:rsidRPr="00745A66">
        <w:rPr>
          <w:rFonts w:ascii="Times New Roman" w:hAnsi="Times New Roman" w:cs="Times New Roman"/>
          <w:b/>
          <w:bCs/>
          <w:sz w:val="28"/>
          <w:szCs w:val="28"/>
        </w:rPr>
        <w:t>.</w:t>
      </w:r>
      <w:r>
        <w:rPr>
          <w:rFonts w:ascii="Times New Roman" w:hAnsi="Times New Roman" w:cs="Times New Roman"/>
          <w:b/>
          <w:bCs/>
          <w:sz w:val="28"/>
          <w:szCs w:val="28"/>
        </w:rPr>
        <w:t xml:space="preserve"> How to configu</w:t>
      </w:r>
      <w:r w:rsidRPr="00745A66">
        <w:rPr>
          <w:rFonts w:ascii="Times New Roman" w:hAnsi="Times New Roman" w:cs="Times New Roman"/>
          <w:b/>
          <w:bCs/>
          <w:sz w:val="28"/>
          <w:szCs w:val="28"/>
        </w:rPr>
        <w:t>r</w:t>
      </w:r>
      <w:r>
        <w:rPr>
          <w:rFonts w:ascii="Times New Roman" w:hAnsi="Times New Roman" w:cs="Times New Roman"/>
          <w:b/>
          <w:bCs/>
          <w:sz w:val="28"/>
          <w:szCs w:val="28"/>
        </w:rPr>
        <w:t>e</w:t>
      </w:r>
      <w:r w:rsidRPr="00745A66">
        <w:rPr>
          <w:rFonts w:ascii="Times New Roman" w:hAnsi="Times New Roman" w:cs="Times New Roman"/>
          <w:b/>
          <w:bCs/>
          <w:sz w:val="28"/>
          <w:szCs w:val="28"/>
        </w:rPr>
        <w:t xml:space="preserve"> block size in single node cluster?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sidRPr="00745A66">
        <w:rPr>
          <w:rFonts w:ascii="Times New Roman" w:hAnsi="Times New Roman" w:cs="Times New Roman"/>
          <w:b/>
          <w:bCs/>
          <w:sz w:val="28"/>
          <w:szCs w:val="28"/>
        </w:rPr>
        <w:t xml:space="preserve">File </w:t>
      </w:r>
      <w:proofErr w:type="gramStart"/>
      <w:r w:rsidRPr="00745A66">
        <w:rPr>
          <w:rFonts w:ascii="Times New Roman" w:hAnsi="Times New Roman" w:cs="Times New Roman"/>
          <w:b/>
          <w:bCs/>
          <w:sz w:val="28"/>
          <w:szCs w:val="28"/>
        </w:rPr>
        <w:t>name</w:t>
      </w:r>
      <w:r>
        <w:rPr>
          <w:rFonts w:ascii="Times New Roman" w:hAnsi="Times New Roman" w:cs="Times New Roman"/>
          <w:b/>
          <w:bCs/>
          <w:sz w:val="28"/>
          <w:szCs w:val="28"/>
        </w:rPr>
        <w:t xml:space="preserve"> </w:t>
      </w:r>
      <w:r w:rsidRPr="00745A66">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745A66">
        <w:rPr>
          <w:rFonts w:ascii="Times New Roman" w:hAnsi="Times New Roman" w:cs="Times New Roman"/>
          <w:b/>
          <w:bCs/>
          <w:sz w:val="28"/>
          <w:szCs w:val="28"/>
        </w:rPr>
        <w:t>hdfs-site.xml</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&lt;</w:t>
      </w:r>
      <w:proofErr w:type="gramStart"/>
      <w:r w:rsidRPr="00745A66">
        <w:rPr>
          <w:rFonts w:ascii="Times New Roman" w:hAnsi="Times New Roman" w:cs="Times New Roman"/>
          <w:sz w:val="28"/>
          <w:szCs w:val="28"/>
        </w:rPr>
        <w:t>configuration</w:t>
      </w:r>
      <w:proofErr w:type="gramEnd"/>
      <w:r w:rsidRPr="00745A66">
        <w:rPr>
          <w:rFonts w:ascii="Times New Roman" w:hAnsi="Times New Roman" w:cs="Times New Roman"/>
          <w:sz w:val="28"/>
          <w:szCs w:val="28"/>
        </w:rPr>
        <w:t>&gt;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w:t>
      </w:r>
      <w:proofErr w:type="gramStart"/>
      <w:r w:rsidRPr="00745A66">
        <w:rPr>
          <w:rFonts w:ascii="Times New Roman" w:hAnsi="Times New Roman" w:cs="Times New Roman"/>
          <w:sz w:val="28"/>
          <w:szCs w:val="28"/>
        </w:rPr>
        <w:t>property</w:t>
      </w:r>
      <w:proofErr w:type="gramEnd"/>
      <w:r w:rsidRPr="00745A66">
        <w:rPr>
          <w:rFonts w:ascii="Times New Roman" w:hAnsi="Times New Roman" w:cs="Times New Roman"/>
          <w:sz w:val="28"/>
          <w:szCs w:val="28"/>
        </w:rPr>
        <w:t>&gt;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&lt;name&gt;dfs.block.size&lt;/name&gt;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w:t>
      </w:r>
      <w:proofErr w:type="gramStart"/>
      <w:r w:rsidRPr="00745A66">
        <w:rPr>
          <w:rFonts w:ascii="Times New Roman" w:hAnsi="Times New Roman" w:cs="Times New Roman"/>
          <w:sz w:val="28"/>
          <w:szCs w:val="28"/>
        </w:rPr>
        <w:t>value&gt;</w:t>
      </w:r>
      <w:proofErr w:type="gramEnd"/>
      <w:r w:rsidRPr="00745A66">
        <w:rPr>
          <w:rFonts w:ascii="Times New Roman" w:hAnsi="Times New Roman" w:cs="Times New Roman"/>
          <w:sz w:val="28"/>
          <w:szCs w:val="28"/>
        </w:rPr>
        <w:t>14121305823&lt;/value&gt;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&lt;/property&gt;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&lt;/configuration&gt;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5</w:t>
      </w:r>
      <w:r w:rsidRPr="00745A66">
        <w:rPr>
          <w:rFonts w:ascii="Times New Roman" w:hAnsi="Times New Roman" w:cs="Times New Roman"/>
          <w:b/>
          <w:bCs/>
          <w:sz w:val="28"/>
          <w:szCs w:val="28"/>
        </w:rPr>
        <w:t>.</w:t>
      </w:r>
      <w:r>
        <w:rPr>
          <w:rFonts w:ascii="Times New Roman" w:hAnsi="Times New Roman" w:cs="Times New Roman"/>
          <w:b/>
          <w:bCs/>
          <w:sz w:val="28"/>
          <w:szCs w:val="28"/>
        </w:rPr>
        <w:t xml:space="preserve"> </w:t>
      </w:r>
      <w:r w:rsidRPr="00745A66">
        <w:rPr>
          <w:rFonts w:ascii="Times New Roman" w:hAnsi="Times New Roman" w:cs="Times New Roman"/>
          <w:b/>
          <w:bCs/>
          <w:sz w:val="28"/>
          <w:szCs w:val="28"/>
        </w:rPr>
        <w:t>How to configer name node in single node cluster?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sidRPr="00745A66">
        <w:rPr>
          <w:rFonts w:ascii="Times New Roman" w:hAnsi="Times New Roman" w:cs="Times New Roman"/>
          <w:b/>
          <w:bCs/>
          <w:sz w:val="28"/>
          <w:szCs w:val="28"/>
        </w:rPr>
        <w:t>File name</w:t>
      </w:r>
      <w:proofErr w:type="gramStart"/>
      <w:r w:rsidRPr="00745A66">
        <w:rPr>
          <w:rFonts w:ascii="Times New Roman" w:hAnsi="Times New Roman" w:cs="Times New Roman"/>
          <w:b/>
          <w:bCs/>
          <w:sz w:val="28"/>
          <w:szCs w:val="28"/>
        </w:rPr>
        <w:t>:core</w:t>
      </w:r>
      <w:proofErr w:type="gramEnd"/>
      <w:r w:rsidRPr="00745A66">
        <w:rPr>
          <w:rFonts w:ascii="Times New Roman" w:hAnsi="Times New Roman" w:cs="Times New Roman"/>
          <w:b/>
          <w:bCs/>
          <w:sz w:val="28"/>
          <w:szCs w:val="28"/>
        </w:rPr>
        <w:t>-site.xml</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&lt;</w:t>
      </w:r>
      <w:proofErr w:type="gramStart"/>
      <w:r w:rsidRPr="00745A66">
        <w:rPr>
          <w:rFonts w:ascii="Times New Roman" w:hAnsi="Times New Roman" w:cs="Times New Roman"/>
          <w:sz w:val="28"/>
          <w:szCs w:val="28"/>
        </w:rPr>
        <w:t>configuration</w:t>
      </w:r>
      <w:proofErr w:type="gramEnd"/>
      <w:r w:rsidRPr="00745A66">
        <w:rPr>
          <w:rFonts w:ascii="Times New Roman" w:hAnsi="Times New Roman" w:cs="Times New Roman"/>
          <w:sz w:val="28"/>
          <w:szCs w:val="28"/>
        </w:rPr>
        <w:t>&gt;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w:t>
      </w:r>
      <w:proofErr w:type="gramStart"/>
      <w:r w:rsidRPr="00745A66">
        <w:rPr>
          <w:rFonts w:ascii="Times New Roman" w:hAnsi="Times New Roman" w:cs="Times New Roman"/>
          <w:sz w:val="28"/>
          <w:szCs w:val="28"/>
        </w:rPr>
        <w:t>property</w:t>
      </w:r>
      <w:proofErr w:type="gramEnd"/>
      <w:r w:rsidRPr="00745A66">
        <w:rPr>
          <w:rFonts w:ascii="Times New Roman" w:hAnsi="Times New Roman" w:cs="Times New Roman"/>
          <w:sz w:val="28"/>
          <w:szCs w:val="28"/>
        </w:rPr>
        <w:t>&gt;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&lt;name&gt;fs.default.name&lt;/name&gt;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w:t>
      </w:r>
      <w:proofErr w:type="gramStart"/>
      <w:r w:rsidRPr="00745A66">
        <w:rPr>
          <w:rFonts w:ascii="Times New Roman" w:hAnsi="Times New Roman" w:cs="Times New Roman"/>
          <w:sz w:val="28"/>
          <w:szCs w:val="28"/>
        </w:rPr>
        <w:t>value&gt;</w:t>
      </w:r>
      <w:proofErr w:type="gramEnd"/>
      <w:r w:rsidRPr="00745A66">
        <w:rPr>
          <w:rFonts w:ascii="Times New Roman" w:hAnsi="Times New Roman" w:cs="Times New Roman"/>
          <w:sz w:val="28"/>
          <w:szCs w:val="28"/>
        </w:rPr>
        <w:t>hdfs://localhost:8020&lt;/value&gt;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&lt;/property&gt;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&lt;/configuration&gt;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6</w:t>
      </w:r>
      <w:r w:rsidRPr="00745A66">
        <w:rPr>
          <w:rFonts w:ascii="Times New Roman" w:hAnsi="Times New Roman" w:cs="Times New Roman"/>
          <w:b/>
          <w:bCs/>
          <w:sz w:val="28"/>
          <w:szCs w:val="28"/>
        </w:rPr>
        <w:t>.</w:t>
      </w:r>
      <w:r>
        <w:rPr>
          <w:rFonts w:ascii="Times New Roman" w:hAnsi="Times New Roman" w:cs="Times New Roman"/>
          <w:b/>
          <w:bCs/>
          <w:sz w:val="28"/>
          <w:szCs w:val="28"/>
        </w:rPr>
        <w:t xml:space="preserve"> </w:t>
      </w:r>
      <w:r w:rsidRPr="00745A66">
        <w:rPr>
          <w:rFonts w:ascii="Times New Roman" w:hAnsi="Times New Roman" w:cs="Times New Roman"/>
          <w:b/>
          <w:bCs/>
          <w:sz w:val="28"/>
          <w:szCs w:val="28"/>
        </w:rPr>
        <w:t>How to configer mapreducer in single node cluster?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sidRPr="00745A66">
        <w:rPr>
          <w:rFonts w:ascii="Times New Roman" w:hAnsi="Times New Roman" w:cs="Times New Roman"/>
          <w:b/>
          <w:bCs/>
          <w:sz w:val="28"/>
          <w:szCs w:val="28"/>
        </w:rPr>
        <w:t>File name</w:t>
      </w:r>
      <w:proofErr w:type="gramStart"/>
      <w:r w:rsidRPr="00745A66">
        <w:rPr>
          <w:rFonts w:ascii="Times New Roman" w:hAnsi="Times New Roman" w:cs="Times New Roman"/>
          <w:b/>
          <w:bCs/>
          <w:sz w:val="28"/>
          <w:szCs w:val="28"/>
        </w:rPr>
        <w:t>:mapred</w:t>
      </w:r>
      <w:proofErr w:type="gramEnd"/>
      <w:r w:rsidRPr="00745A66">
        <w:rPr>
          <w:rFonts w:ascii="Times New Roman" w:hAnsi="Times New Roman" w:cs="Times New Roman"/>
          <w:b/>
          <w:bCs/>
          <w:sz w:val="28"/>
          <w:szCs w:val="28"/>
        </w:rPr>
        <w:t>-site.xml</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&lt;</w:t>
      </w:r>
      <w:proofErr w:type="gramStart"/>
      <w:r w:rsidRPr="00745A66">
        <w:rPr>
          <w:rFonts w:ascii="Times New Roman" w:hAnsi="Times New Roman" w:cs="Times New Roman"/>
          <w:sz w:val="28"/>
          <w:szCs w:val="28"/>
        </w:rPr>
        <w:t>configuration</w:t>
      </w:r>
      <w:proofErr w:type="gramEnd"/>
      <w:r w:rsidRPr="00745A66">
        <w:rPr>
          <w:rFonts w:ascii="Times New Roman" w:hAnsi="Times New Roman" w:cs="Times New Roman"/>
          <w:sz w:val="28"/>
          <w:szCs w:val="28"/>
        </w:rPr>
        <w:t>&gt;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w:t>
      </w:r>
      <w:proofErr w:type="gramStart"/>
      <w:r w:rsidRPr="00745A66">
        <w:rPr>
          <w:rFonts w:ascii="Times New Roman" w:hAnsi="Times New Roman" w:cs="Times New Roman"/>
          <w:sz w:val="28"/>
          <w:szCs w:val="28"/>
        </w:rPr>
        <w:t>property</w:t>
      </w:r>
      <w:proofErr w:type="gramEnd"/>
      <w:r w:rsidRPr="00745A66">
        <w:rPr>
          <w:rFonts w:ascii="Times New Roman" w:hAnsi="Times New Roman" w:cs="Times New Roman"/>
          <w:sz w:val="28"/>
          <w:szCs w:val="28"/>
        </w:rPr>
        <w:t>&gt;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&lt;name&gt;mapred.job.tracker&lt;/name&gt;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lastRenderedPageBreak/>
        <w:t xml:space="preserve">           &lt;</w:t>
      </w:r>
      <w:proofErr w:type="gramStart"/>
      <w:r w:rsidRPr="00745A66">
        <w:rPr>
          <w:rFonts w:ascii="Times New Roman" w:hAnsi="Times New Roman" w:cs="Times New Roman"/>
          <w:sz w:val="28"/>
          <w:szCs w:val="28"/>
        </w:rPr>
        <w:t>value&gt;</w:t>
      </w:r>
      <w:proofErr w:type="gramEnd"/>
      <w:r w:rsidRPr="00745A66">
        <w:rPr>
          <w:rFonts w:ascii="Times New Roman" w:hAnsi="Times New Roman" w:cs="Times New Roman"/>
          <w:sz w:val="28"/>
          <w:szCs w:val="28"/>
        </w:rPr>
        <w:t>localhost:8021&lt;/value&gt;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&lt;/property&gt;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&lt;/configuration&gt;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7</w:t>
      </w:r>
      <w:r w:rsidRPr="00745A66">
        <w:rPr>
          <w:rFonts w:ascii="Times New Roman" w:hAnsi="Times New Roman" w:cs="Times New Roman"/>
          <w:b/>
          <w:bCs/>
          <w:sz w:val="28"/>
          <w:szCs w:val="28"/>
        </w:rPr>
        <w:t>.</w:t>
      </w:r>
      <w:r>
        <w:rPr>
          <w:rFonts w:ascii="Times New Roman" w:hAnsi="Times New Roman" w:cs="Times New Roman"/>
          <w:b/>
          <w:bCs/>
          <w:sz w:val="28"/>
          <w:szCs w:val="28"/>
        </w:rPr>
        <w:t xml:space="preserve"> </w:t>
      </w:r>
      <w:r w:rsidRPr="00745A66">
        <w:rPr>
          <w:rFonts w:ascii="Times New Roman" w:hAnsi="Times New Roman" w:cs="Times New Roman"/>
          <w:b/>
          <w:bCs/>
          <w:sz w:val="28"/>
          <w:szCs w:val="28"/>
        </w:rPr>
        <w:t>How to configer replications in single node cluster?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sidRPr="00745A66">
        <w:rPr>
          <w:rFonts w:ascii="Times New Roman" w:hAnsi="Times New Roman" w:cs="Times New Roman"/>
          <w:b/>
          <w:bCs/>
          <w:sz w:val="28"/>
          <w:szCs w:val="28"/>
        </w:rPr>
        <w:t>File name</w:t>
      </w:r>
      <w:proofErr w:type="gramStart"/>
      <w:r w:rsidRPr="00745A66">
        <w:rPr>
          <w:rFonts w:ascii="Times New Roman" w:hAnsi="Times New Roman" w:cs="Times New Roman"/>
          <w:b/>
          <w:bCs/>
          <w:sz w:val="28"/>
          <w:szCs w:val="28"/>
        </w:rPr>
        <w:t>:hdfs</w:t>
      </w:r>
      <w:proofErr w:type="gramEnd"/>
      <w:r w:rsidRPr="00745A66">
        <w:rPr>
          <w:rFonts w:ascii="Times New Roman" w:hAnsi="Times New Roman" w:cs="Times New Roman"/>
          <w:b/>
          <w:bCs/>
          <w:sz w:val="28"/>
          <w:szCs w:val="28"/>
        </w:rPr>
        <w:t>-site.xml</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&lt;</w:t>
      </w:r>
      <w:proofErr w:type="gramStart"/>
      <w:r w:rsidRPr="00745A66">
        <w:rPr>
          <w:rFonts w:ascii="Times New Roman" w:hAnsi="Times New Roman" w:cs="Times New Roman"/>
          <w:sz w:val="28"/>
          <w:szCs w:val="28"/>
        </w:rPr>
        <w:t>configuration</w:t>
      </w:r>
      <w:proofErr w:type="gramEnd"/>
      <w:r w:rsidRPr="00745A66">
        <w:rPr>
          <w:rFonts w:ascii="Times New Roman" w:hAnsi="Times New Roman" w:cs="Times New Roman"/>
          <w:sz w:val="28"/>
          <w:szCs w:val="28"/>
        </w:rPr>
        <w:t>&gt;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w:t>
      </w:r>
      <w:proofErr w:type="gramStart"/>
      <w:r w:rsidRPr="00745A66">
        <w:rPr>
          <w:rFonts w:ascii="Times New Roman" w:hAnsi="Times New Roman" w:cs="Times New Roman"/>
          <w:sz w:val="28"/>
          <w:szCs w:val="28"/>
        </w:rPr>
        <w:t>property</w:t>
      </w:r>
      <w:proofErr w:type="gramEnd"/>
      <w:r w:rsidRPr="00745A66">
        <w:rPr>
          <w:rFonts w:ascii="Times New Roman" w:hAnsi="Times New Roman" w:cs="Times New Roman"/>
          <w:sz w:val="28"/>
          <w:szCs w:val="28"/>
        </w:rPr>
        <w:t>&gt;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w:t>
      </w:r>
      <w:proofErr w:type="gramStart"/>
      <w:r w:rsidRPr="00745A66">
        <w:rPr>
          <w:rFonts w:ascii="Times New Roman" w:hAnsi="Times New Roman" w:cs="Times New Roman"/>
          <w:sz w:val="28"/>
          <w:szCs w:val="28"/>
        </w:rPr>
        <w:t>name&gt;</w:t>
      </w:r>
      <w:proofErr w:type="gramEnd"/>
      <w:r w:rsidRPr="00745A66">
        <w:rPr>
          <w:rFonts w:ascii="Times New Roman" w:hAnsi="Times New Roman" w:cs="Times New Roman"/>
          <w:sz w:val="28"/>
          <w:szCs w:val="28"/>
        </w:rPr>
        <w:t>dfs.replication&lt;/name&gt;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w:t>
      </w:r>
      <w:proofErr w:type="gramStart"/>
      <w:r w:rsidRPr="00745A66">
        <w:rPr>
          <w:rFonts w:ascii="Times New Roman" w:hAnsi="Times New Roman" w:cs="Times New Roman"/>
          <w:sz w:val="28"/>
          <w:szCs w:val="28"/>
        </w:rPr>
        <w:t>value&gt;</w:t>
      </w:r>
      <w:proofErr w:type="gramEnd"/>
      <w:r w:rsidRPr="00745A66">
        <w:rPr>
          <w:rFonts w:ascii="Times New Roman" w:hAnsi="Times New Roman" w:cs="Times New Roman"/>
          <w:sz w:val="28"/>
          <w:szCs w:val="28"/>
        </w:rPr>
        <w:t>1&lt;/value&gt;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&lt;/property&gt;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&lt;/configureation&gt;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8</w:t>
      </w:r>
      <w:r w:rsidRPr="00745A66">
        <w:rPr>
          <w:rFonts w:ascii="Times New Roman" w:hAnsi="Times New Roman" w:cs="Times New Roman"/>
          <w:b/>
          <w:bCs/>
          <w:sz w:val="28"/>
          <w:szCs w:val="28"/>
        </w:rPr>
        <w:t>.</w:t>
      </w:r>
      <w:r>
        <w:rPr>
          <w:rFonts w:ascii="Times New Roman" w:hAnsi="Times New Roman" w:cs="Times New Roman"/>
          <w:b/>
          <w:bCs/>
          <w:sz w:val="28"/>
          <w:szCs w:val="28"/>
        </w:rPr>
        <w:t xml:space="preserve"> W</w:t>
      </w:r>
      <w:r w:rsidRPr="00745A66">
        <w:rPr>
          <w:rFonts w:ascii="Times New Roman" w:hAnsi="Times New Roman" w:cs="Times New Roman"/>
          <w:b/>
          <w:bCs/>
          <w:sz w:val="28"/>
          <w:szCs w:val="28"/>
        </w:rPr>
        <w:t>hat is hadoop –env.sh?</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745A66">
        <w:rPr>
          <w:rFonts w:ascii="Times New Roman" w:hAnsi="Times New Roman" w:cs="Times New Roman"/>
          <w:sz w:val="28"/>
          <w:szCs w:val="28"/>
        </w:rPr>
        <w:t xml:space="preserve">Tells about the environmental variable like HOME </w:t>
      </w:r>
      <w:proofErr w:type="gramStart"/>
      <w:r w:rsidRPr="00745A66">
        <w:rPr>
          <w:rFonts w:ascii="Times New Roman" w:hAnsi="Times New Roman" w:cs="Times New Roman"/>
          <w:sz w:val="28"/>
          <w:szCs w:val="28"/>
        </w:rPr>
        <w:t>PATH  of</w:t>
      </w:r>
      <w:proofErr w:type="gramEnd"/>
      <w:r w:rsidRPr="00745A66">
        <w:rPr>
          <w:rFonts w:ascii="Times New Roman" w:hAnsi="Times New Roman" w:cs="Times New Roman"/>
          <w:sz w:val="28"/>
          <w:szCs w:val="28"/>
        </w:rPr>
        <w:t xml:space="preserve"> all the components got installed on top of hadoop.</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Export JAVA_HOME = /usr/lib/java</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Export HADOOP_HOME = /usr/lib/hadoop</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9</w:t>
      </w:r>
      <w:r w:rsidRPr="00745A66">
        <w:rPr>
          <w:rFonts w:ascii="Times New Roman" w:hAnsi="Times New Roman" w:cs="Times New Roman"/>
          <w:b/>
          <w:bCs/>
          <w:sz w:val="28"/>
          <w:szCs w:val="28"/>
        </w:rPr>
        <w:t>.</w:t>
      </w:r>
      <w:r>
        <w:rPr>
          <w:rFonts w:ascii="Times New Roman" w:hAnsi="Times New Roman" w:cs="Times New Roman"/>
          <w:b/>
          <w:bCs/>
          <w:sz w:val="28"/>
          <w:szCs w:val="28"/>
        </w:rPr>
        <w:t xml:space="preserve"> W</w:t>
      </w:r>
      <w:r w:rsidRPr="00745A66">
        <w:rPr>
          <w:rFonts w:ascii="Times New Roman" w:hAnsi="Times New Roman" w:cs="Times New Roman"/>
          <w:b/>
          <w:bCs/>
          <w:sz w:val="28"/>
          <w:szCs w:val="28"/>
        </w:rPr>
        <w:t xml:space="preserve">hat </w:t>
      </w:r>
      <w:proofErr w:type="gramStart"/>
      <w:r w:rsidRPr="00745A66">
        <w:rPr>
          <w:rFonts w:ascii="Times New Roman" w:hAnsi="Times New Roman" w:cs="Times New Roman"/>
          <w:b/>
          <w:bCs/>
          <w:sz w:val="28"/>
          <w:szCs w:val="28"/>
        </w:rPr>
        <w:t>is  $</w:t>
      </w:r>
      <w:proofErr w:type="gramEnd"/>
      <w:r w:rsidRPr="00745A66">
        <w:rPr>
          <w:rFonts w:ascii="Times New Roman" w:hAnsi="Times New Roman" w:cs="Times New Roman"/>
          <w:b/>
          <w:bCs/>
          <w:sz w:val="28"/>
          <w:szCs w:val="28"/>
        </w:rPr>
        <w:t>HOME/.bashrc?</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745A66">
        <w:rPr>
          <w:rFonts w:ascii="Times New Roman" w:hAnsi="Times New Roman" w:cs="Times New Roman"/>
          <w:sz w:val="28"/>
          <w:szCs w:val="28"/>
        </w:rPr>
        <w:t>Add the following lines to the end of the $HOME/.bashrc file of user hduser. If you</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roofErr w:type="gramStart"/>
      <w:r w:rsidRPr="00745A66">
        <w:rPr>
          <w:rFonts w:ascii="Times New Roman" w:hAnsi="Times New Roman" w:cs="Times New Roman"/>
          <w:sz w:val="28"/>
          <w:szCs w:val="28"/>
        </w:rPr>
        <w:t>use</w:t>
      </w:r>
      <w:proofErr w:type="gramEnd"/>
      <w:r w:rsidRPr="00745A66">
        <w:rPr>
          <w:rFonts w:ascii="Times New Roman" w:hAnsi="Times New Roman" w:cs="Times New Roman"/>
          <w:sz w:val="28"/>
          <w:szCs w:val="28"/>
        </w:rPr>
        <w:t xml:space="preserve"> a shell other than bash, you should of course update its appropriate</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roofErr w:type="gramStart"/>
      <w:r w:rsidRPr="00745A66">
        <w:rPr>
          <w:rFonts w:ascii="Times New Roman" w:hAnsi="Times New Roman" w:cs="Times New Roman"/>
          <w:sz w:val="28"/>
          <w:szCs w:val="28"/>
        </w:rPr>
        <w:t>configuration</w:t>
      </w:r>
      <w:proofErr w:type="gramEnd"/>
      <w:r w:rsidRPr="00745A66">
        <w:rPr>
          <w:rFonts w:ascii="Times New Roman" w:hAnsi="Times New Roman" w:cs="Times New Roman"/>
          <w:sz w:val="28"/>
          <w:szCs w:val="28"/>
        </w:rPr>
        <w:t xml:space="preserve"> files instead of .bashrc</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10</w:t>
      </w:r>
      <w:r w:rsidRPr="00745A66">
        <w:rPr>
          <w:rFonts w:ascii="Times New Roman" w:hAnsi="Times New Roman" w:cs="Times New Roman"/>
          <w:b/>
          <w:bCs/>
          <w:sz w:val="28"/>
          <w:szCs w:val="28"/>
        </w:rPr>
        <w:t>.</w:t>
      </w:r>
      <w:r>
        <w:rPr>
          <w:rFonts w:ascii="Times New Roman" w:hAnsi="Times New Roman" w:cs="Times New Roman"/>
          <w:b/>
          <w:bCs/>
          <w:sz w:val="28"/>
          <w:szCs w:val="28"/>
        </w:rPr>
        <w:t xml:space="preserve"> </w:t>
      </w:r>
      <w:r w:rsidRPr="00745A66">
        <w:rPr>
          <w:rFonts w:ascii="Times New Roman" w:hAnsi="Times New Roman" w:cs="Times New Roman"/>
          <w:b/>
          <w:bCs/>
          <w:sz w:val="28"/>
          <w:szCs w:val="28"/>
        </w:rPr>
        <w:t>How to start the demons in single node cluster?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sidRPr="00745A66">
        <w:rPr>
          <w:rFonts w:ascii="Times New Roman" w:hAnsi="Times New Roman" w:cs="Times New Roman"/>
          <w:b/>
          <w:bCs/>
          <w:sz w:val="28"/>
          <w:szCs w:val="28"/>
        </w:rPr>
        <w:t>Start-all.sh-</w:t>
      </w:r>
      <w:r w:rsidRPr="00745A66">
        <w:rPr>
          <w:rFonts w:ascii="Times New Roman" w:hAnsi="Times New Roman" w:cs="Times New Roman"/>
          <w:sz w:val="28"/>
          <w:szCs w:val="28"/>
        </w:rPr>
        <w:t xml:space="preserve">It will starts all </w:t>
      </w:r>
      <w:proofErr w:type="gramStart"/>
      <w:r w:rsidRPr="00745A66">
        <w:rPr>
          <w:rFonts w:ascii="Times New Roman" w:hAnsi="Times New Roman" w:cs="Times New Roman"/>
          <w:sz w:val="28"/>
          <w:szCs w:val="28"/>
        </w:rPr>
        <w:t>demons(</w:t>
      </w:r>
      <w:proofErr w:type="gramEnd"/>
      <w:r w:rsidRPr="00745A66">
        <w:rPr>
          <w:rFonts w:ascii="Times New Roman" w:hAnsi="Times New Roman" w:cs="Times New Roman"/>
          <w:sz w:val="28"/>
          <w:szCs w:val="28"/>
        </w:rPr>
        <w:t>Name node,Secondary name node,Data node, Job Tracker,Task Tracker)</w:t>
      </w:r>
    </w:p>
    <w:p w:rsidR="00745A66" w:rsidRPr="00745A66" w:rsidRDefault="00524927"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sidR="00745A66" w:rsidRPr="00745A66">
        <w:rPr>
          <w:rFonts w:ascii="Times New Roman" w:hAnsi="Times New Roman" w:cs="Times New Roman"/>
          <w:b/>
          <w:bCs/>
          <w:sz w:val="28"/>
          <w:szCs w:val="28"/>
        </w:rPr>
        <w:t>Start-dfs.sh-</w:t>
      </w:r>
      <w:r w:rsidR="00745A66" w:rsidRPr="00745A66">
        <w:rPr>
          <w:rFonts w:ascii="Times New Roman" w:hAnsi="Times New Roman" w:cs="Times New Roman"/>
          <w:sz w:val="28"/>
          <w:szCs w:val="28"/>
        </w:rPr>
        <w:t xml:space="preserve">It will starts only 3 </w:t>
      </w:r>
      <w:proofErr w:type="gramStart"/>
      <w:r w:rsidR="00745A66" w:rsidRPr="00745A66">
        <w:rPr>
          <w:rFonts w:ascii="Times New Roman" w:hAnsi="Times New Roman" w:cs="Times New Roman"/>
          <w:sz w:val="28"/>
          <w:szCs w:val="28"/>
        </w:rPr>
        <w:t>demons(</w:t>
      </w:r>
      <w:proofErr w:type="gramEnd"/>
      <w:r w:rsidR="00745A66" w:rsidRPr="00745A66">
        <w:rPr>
          <w:rFonts w:ascii="Times New Roman" w:hAnsi="Times New Roman" w:cs="Times New Roman"/>
          <w:sz w:val="28"/>
          <w:szCs w:val="28"/>
        </w:rPr>
        <w:t>Name node,Secondary name node,Data node)</w:t>
      </w:r>
    </w:p>
    <w:p w:rsidR="00745A66" w:rsidRPr="00745A66" w:rsidRDefault="00524927"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sidR="00745A66" w:rsidRPr="00745A66">
        <w:rPr>
          <w:rFonts w:ascii="Times New Roman" w:hAnsi="Times New Roman" w:cs="Times New Roman"/>
          <w:b/>
          <w:bCs/>
          <w:sz w:val="28"/>
          <w:szCs w:val="28"/>
        </w:rPr>
        <w:t>Start-mapred.sh-</w:t>
      </w:r>
      <w:r w:rsidR="00745A66" w:rsidRPr="00745A66">
        <w:rPr>
          <w:rFonts w:ascii="Times New Roman" w:hAnsi="Times New Roman" w:cs="Times New Roman"/>
          <w:sz w:val="28"/>
          <w:szCs w:val="28"/>
        </w:rPr>
        <w:t xml:space="preserve">It will starts only </w:t>
      </w:r>
      <w:proofErr w:type="gramStart"/>
      <w:r w:rsidR="00745A66" w:rsidRPr="00745A66">
        <w:rPr>
          <w:rFonts w:ascii="Times New Roman" w:hAnsi="Times New Roman" w:cs="Times New Roman"/>
          <w:sz w:val="28"/>
          <w:szCs w:val="28"/>
        </w:rPr>
        <w:t>2demons(</w:t>
      </w:r>
      <w:proofErr w:type="gramEnd"/>
      <w:r w:rsidR="00745A66" w:rsidRPr="00745A66">
        <w:rPr>
          <w:rFonts w:ascii="Times New Roman" w:hAnsi="Times New Roman" w:cs="Times New Roman"/>
          <w:sz w:val="28"/>
          <w:szCs w:val="28"/>
        </w:rPr>
        <w:t>Job Tracker,Task Tracker)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11</w:t>
      </w:r>
      <w:r w:rsidRPr="00745A66">
        <w:rPr>
          <w:rFonts w:ascii="Times New Roman" w:hAnsi="Times New Roman" w:cs="Times New Roman"/>
          <w:b/>
          <w:bCs/>
          <w:sz w:val="28"/>
          <w:szCs w:val="28"/>
        </w:rPr>
        <w:t>.</w:t>
      </w:r>
      <w:r w:rsidRPr="00745A66">
        <w:rPr>
          <w:rFonts w:ascii="Times New Roman" w:hAnsi="Times New Roman" w:cs="Times New Roman"/>
          <w:b/>
          <w:bCs/>
          <w:color w:val="000000"/>
          <w:sz w:val="28"/>
          <w:szCs w:val="28"/>
        </w:rPr>
        <w:t xml:space="preserve"> </w:t>
      </w:r>
      <w:r w:rsidRPr="00745A66">
        <w:rPr>
          <w:rFonts w:ascii="Times New Roman" w:hAnsi="Times New Roman" w:cs="Times New Roman"/>
          <w:b/>
          <w:bCs/>
          <w:sz w:val="28"/>
          <w:szCs w:val="28"/>
        </w:rPr>
        <w:t>What platforms and Java versions does Hadoop run on?</w:t>
      </w:r>
    </w:p>
    <w:p w:rsidR="00745A66" w:rsidRPr="00745A66" w:rsidRDefault="00524927"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00745A66" w:rsidRPr="00745A66">
        <w:rPr>
          <w:rFonts w:ascii="Times New Roman" w:hAnsi="Times New Roman" w:cs="Times New Roman"/>
          <w:sz w:val="28"/>
          <w:szCs w:val="28"/>
        </w:rPr>
        <w:t>Java 1.6.x or higher, preferably from Sun -see</w:t>
      </w:r>
      <w:r w:rsidR="00745A66" w:rsidRPr="00745A66">
        <w:rPr>
          <w:rFonts w:ascii="Times New Roman" w:hAnsi="Times New Roman" w:cs="Times New Roman"/>
          <w:color w:val="000000"/>
          <w:sz w:val="28"/>
          <w:szCs w:val="28"/>
        </w:rPr>
        <w:t> </w:t>
      </w:r>
      <w:hyperlink r:id="rId26" w:history="1">
        <w:r w:rsidR="00745A66" w:rsidRPr="00745A66">
          <w:rPr>
            <w:rFonts w:ascii="Times New Roman" w:hAnsi="Times New Roman" w:cs="Times New Roman"/>
            <w:color w:val="0044AA"/>
            <w:sz w:val="28"/>
            <w:szCs w:val="28"/>
            <w:u w:val="single"/>
          </w:rPr>
          <w:t>HadoopJavaVersions</w:t>
        </w:r>
      </w:hyperlink>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Linux and Windows are the supported operating systems, but BSD, Mac OS/X, and</w:t>
      </w:r>
      <w:r w:rsidRPr="00745A66">
        <w:rPr>
          <w:rFonts w:ascii="Times New Roman" w:hAnsi="Times New Roman" w:cs="Times New Roman"/>
          <w:color w:val="000000"/>
          <w:sz w:val="28"/>
          <w:szCs w:val="28"/>
        </w:rPr>
        <w:t> </w:t>
      </w:r>
      <w:hyperlink r:id="rId27" w:history="1">
        <w:r w:rsidRPr="00745A66">
          <w:rPr>
            <w:rFonts w:ascii="Times New Roman" w:hAnsi="Times New Roman" w:cs="Times New Roman"/>
            <w:color w:val="666666"/>
            <w:sz w:val="28"/>
            <w:szCs w:val="28"/>
            <w:u w:val="single"/>
          </w:rPr>
          <w:t>OpenSolaris</w:t>
        </w:r>
      </w:hyperlink>
      <w:r w:rsidRPr="00745A66">
        <w:rPr>
          <w:rFonts w:ascii="Times New Roman" w:hAnsi="Times New Roman" w:cs="Times New Roman"/>
          <w:color w:val="000000"/>
          <w:sz w:val="28"/>
          <w:szCs w:val="28"/>
        </w:rPr>
        <w:t> </w:t>
      </w:r>
      <w:r w:rsidRPr="00745A66">
        <w:rPr>
          <w:rFonts w:ascii="Times New Roman" w:hAnsi="Times New Roman" w:cs="Times New Roman"/>
          <w:sz w:val="28"/>
          <w:szCs w:val="28"/>
        </w:rPr>
        <w:t>are known to work. (Windows requires the installation of</w:t>
      </w:r>
      <w:r w:rsidRPr="00745A66">
        <w:rPr>
          <w:rFonts w:ascii="Times New Roman" w:hAnsi="Times New Roman" w:cs="Times New Roman"/>
          <w:color w:val="000000"/>
          <w:sz w:val="28"/>
          <w:szCs w:val="28"/>
        </w:rPr>
        <w:t> </w:t>
      </w:r>
      <w:hyperlink r:id="rId28" w:history="1">
        <w:r w:rsidRPr="00745A66">
          <w:rPr>
            <w:rFonts w:ascii="Times New Roman" w:hAnsi="Times New Roman" w:cs="Times New Roman"/>
            <w:color w:val="0044AA"/>
            <w:sz w:val="28"/>
            <w:szCs w:val="28"/>
            <w:u w:val="single"/>
          </w:rPr>
          <w:t>Cygwin</w:t>
        </w:r>
      </w:hyperlink>
      <w:r w:rsidRPr="00745A66">
        <w:rPr>
          <w:rFonts w:ascii="Times New Roman" w:hAnsi="Times New Roman" w:cs="Times New Roman"/>
          <w:sz w:val="28"/>
          <w:szCs w:val="28"/>
        </w:rPr>
        <w: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524927"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12. H</w:t>
      </w:r>
      <w:r w:rsidR="00745A66" w:rsidRPr="00745A66">
        <w:rPr>
          <w:rFonts w:ascii="Times New Roman" w:hAnsi="Times New Roman" w:cs="Times New Roman"/>
          <w:b/>
          <w:bCs/>
          <w:sz w:val="28"/>
          <w:szCs w:val="28"/>
        </w:rPr>
        <w:t xml:space="preserve">ow to Add New node to </w:t>
      </w:r>
      <w:proofErr w:type="gramStart"/>
      <w:r w:rsidR="00745A66" w:rsidRPr="00745A66">
        <w:rPr>
          <w:rFonts w:ascii="Times New Roman" w:hAnsi="Times New Roman" w:cs="Times New Roman"/>
          <w:b/>
          <w:bCs/>
          <w:sz w:val="28"/>
          <w:szCs w:val="28"/>
        </w:rPr>
        <w:t>a  running</w:t>
      </w:r>
      <w:proofErr w:type="gramEnd"/>
      <w:r w:rsidR="00745A66" w:rsidRPr="00745A66">
        <w:rPr>
          <w:rFonts w:ascii="Times New Roman" w:hAnsi="Times New Roman" w:cs="Times New Roman"/>
          <w:b/>
          <w:bCs/>
          <w:sz w:val="28"/>
          <w:szCs w:val="28"/>
        </w:rPr>
        <w:t xml:space="preserve"> Hadoop  cluster?</w:t>
      </w:r>
    </w:p>
    <w:p w:rsidR="00745A66" w:rsidRPr="00745A66" w:rsidRDefault="00524927" w:rsidP="00745A66">
      <w:pPr>
        <w:widowControl w:val="0"/>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745A66" w:rsidRPr="00745A66">
        <w:rPr>
          <w:rFonts w:ascii="Times New Roman" w:hAnsi="Times New Roman" w:cs="Times New Roman"/>
          <w:color w:val="000000"/>
          <w:sz w:val="28"/>
          <w:szCs w:val="28"/>
        </w:rPr>
        <w:t xml:space="preserve">We can add a new node to the running cluster without shutting down the </w:t>
      </w:r>
      <w:r w:rsidR="00745A66" w:rsidRPr="00745A66">
        <w:rPr>
          <w:rFonts w:ascii="Times New Roman" w:hAnsi="Times New Roman" w:cs="Times New Roman"/>
          <w:color w:val="000000"/>
          <w:sz w:val="28"/>
          <w:szCs w:val="28"/>
        </w:rPr>
        <w:lastRenderedPageBreak/>
        <w:t xml:space="preserve">cluster.To do </w:t>
      </w:r>
      <w:proofErr w:type="gramStart"/>
      <w:r w:rsidR="00745A66" w:rsidRPr="00745A66">
        <w:rPr>
          <w:rFonts w:ascii="Times New Roman" w:hAnsi="Times New Roman" w:cs="Times New Roman"/>
          <w:color w:val="000000"/>
          <w:sz w:val="28"/>
          <w:szCs w:val="28"/>
        </w:rPr>
        <w:t>this ,</w:t>
      </w:r>
      <w:proofErr w:type="gramEnd"/>
      <w:r w:rsidR="00745A66" w:rsidRPr="00745A66">
        <w:rPr>
          <w:rFonts w:ascii="Times New Roman" w:hAnsi="Times New Roman" w:cs="Times New Roman"/>
          <w:color w:val="000000"/>
          <w:sz w:val="28"/>
          <w:szCs w:val="28"/>
        </w:rPr>
        <w:t xml:space="preserve"> first we have to setup hadoop on the new node. Setting up of hadoop consists of extracting hadoop tar file, installing </w:t>
      </w:r>
      <w:proofErr w:type="gramStart"/>
      <w:r w:rsidR="00745A66" w:rsidRPr="00745A66">
        <w:rPr>
          <w:rFonts w:ascii="Times New Roman" w:hAnsi="Times New Roman" w:cs="Times New Roman"/>
          <w:color w:val="000000"/>
          <w:sz w:val="28"/>
          <w:szCs w:val="28"/>
        </w:rPr>
        <w:t>java ,</w:t>
      </w:r>
      <w:proofErr w:type="gramEnd"/>
      <w:r w:rsidR="00745A66" w:rsidRPr="00745A66">
        <w:rPr>
          <w:rFonts w:ascii="Times New Roman" w:hAnsi="Times New Roman" w:cs="Times New Roman"/>
          <w:color w:val="000000"/>
          <w:sz w:val="28"/>
          <w:szCs w:val="28"/>
        </w:rPr>
        <w:t xml:space="preserve"> setting $JAVA_HOME environment variable and configuring hadoop xml files to point to the namenode and jobtracker.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524927"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13</w:t>
      </w:r>
      <w:r w:rsidR="00745A66" w:rsidRPr="00745A66">
        <w:rPr>
          <w:rFonts w:ascii="Times New Roman" w:hAnsi="Times New Roman" w:cs="Times New Roman"/>
          <w:b/>
          <w:bCs/>
          <w:sz w:val="28"/>
          <w:szCs w:val="28"/>
        </w:rPr>
        <w:t>.</w:t>
      </w:r>
      <w:r>
        <w:rPr>
          <w:rFonts w:ascii="Times New Roman" w:hAnsi="Times New Roman" w:cs="Times New Roman"/>
          <w:b/>
          <w:bCs/>
          <w:sz w:val="28"/>
          <w:szCs w:val="28"/>
        </w:rPr>
        <w:t xml:space="preserve"> </w:t>
      </w:r>
      <w:r w:rsidR="00745A66" w:rsidRPr="00745A66">
        <w:rPr>
          <w:rFonts w:ascii="Times New Roman" w:hAnsi="Times New Roman" w:cs="Times New Roman"/>
          <w:b/>
          <w:bCs/>
          <w:sz w:val="28"/>
          <w:szCs w:val="28"/>
        </w:rPr>
        <w:t> I have a new node I want to add to a running Hadoop cluster; how do I start services on just one node?</w:t>
      </w:r>
    </w:p>
    <w:p w:rsidR="00745A66" w:rsidRPr="00745A66" w:rsidRDefault="00524927"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00745A66" w:rsidRPr="00745A66">
        <w:rPr>
          <w:rFonts w:ascii="Times New Roman" w:hAnsi="Times New Roman" w:cs="Times New Roman"/>
          <w:sz w:val="28"/>
          <w:szCs w:val="28"/>
        </w:rPr>
        <w:t>This also applies to the case where a machine has crashed and rebooted, etc, and you need to get it to rejoin the cluster. You do not need to shutdown and/or restart the entire cluster in this case.</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First, add the new node's DNS name to the conf/slaves file on the master node.</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Then log in to the new slave node and execute:</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w:t>
      </w:r>
      <w:proofErr w:type="gramStart"/>
      <w:r w:rsidRPr="00745A66">
        <w:rPr>
          <w:rFonts w:ascii="Times New Roman" w:hAnsi="Times New Roman" w:cs="Times New Roman"/>
          <w:sz w:val="28"/>
          <w:szCs w:val="28"/>
        </w:rPr>
        <w:t>cd</w:t>
      </w:r>
      <w:proofErr w:type="gramEnd"/>
      <w:r w:rsidRPr="00745A66">
        <w:rPr>
          <w:rFonts w:ascii="Times New Roman" w:hAnsi="Times New Roman" w:cs="Times New Roman"/>
          <w:sz w:val="28"/>
          <w:szCs w:val="28"/>
        </w:rPr>
        <w:t xml:space="preserve"> path/to/hadoop</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w:t>
      </w:r>
      <w:proofErr w:type="gramStart"/>
      <w:r w:rsidRPr="00745A66">
        <w:rPr>
          <w:rFonts w:ascii="Times New Roman" w:hAnsi="Times New Roman" w:cs="Times New Roman"/>
          <w:sz w:val="28"/>
          <w:szCs w:val="28"/>
        </w:rPr>
        <w:t>bin/hadoop-daemon.sh</w:t>
      </w:r>
      <w:proofErr w:type="gramEnd"/>
      <w:r w:rsidRPr="00745A66">
        <w:rPr>
          <w:rFonts w:ascii="Times New Roman" w:hAnsi="Times New Roman" w:cs="Times New Roman"/>
          <w:sz w:val="28"/>
          <w:szCs w:val="28"/>
        </w:rPr>
        <w:t xml:space="preserve"> start datanode</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 </w:t>
      </w:r>
      <w:proofErr w:type="gramStart"/>
      <w:r w:rsidRPr="00745A66">
        <w:rPr>
          <w:rFonts w:ascii="Times New Roman" w:hAnsi="Times New Roman" w:cs="Times New Roman"/>
          <w:sz w:val="28"/>
          <w:szCs w:val="28"/>
        </w:rPr>
        <w:t>bin/hadoop-daemon.sh</w:t>
      </w:r>
      <w:proofErr w:type="gramEnd"/>
      <w:r w:rsidRPr="00745A66">
        <w:rPr>
          <w:rFonts w:ascii="Times New Roman" w:hAnsi="Times New Roman" w:cs="Times New Roman"/>
          <w:sz w:val="28"/>
          <w:szCs w:val="28"/>
        </w:rPr>
        <w:t xml:space="preserve"> start tasktracker</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If you are using the dfs.include/mapred.include functionality, you will need to additionally add the node to the dfs.include/mapred.include file, then issue hadoop dfsadmin -refreshNodesand hadoop mradmin -refreshNodes so that the </w:t>
      </w:r>
      <w:hyperlink r:id="rId29" w:history="1">
        <w:r w:rsidRPr="00745A66">
          <w:rPr>
            <w:rFonts w:ascii="Times New Roman" w:hAnsi="Times New Roman" w:cs="Times New Roman"/>
            <w:color w:val="0044AA"/>
            <w:sz w:val="28"/>
            <w:szCs w:val="28"/>
            <w:u w:val="single"/>
          </w:rPr>
          <w:t>NameNode</w:t>
        </w:r>
      </w:hyperlink>
      <w:r w:rsidRPr="00745A66">
        <w:rPr>
          <w:rFonts w:ascii="Times New Roman" w:hAnsi="Times New Roman" w:cs="Times New Roman"/>
          <w:sz w:val="28"/>
          <w:szCs w:val="28"/>
        </w:rPr>
        <w:t> and </w:t>
      </w:r>
      <w:hyperlink r:id="rId30" w:history="1">
        <w:r w:rsidRPr="00745A66">
          <w:rPr>
            <w:rFonts w:ascii="Times New Roman" w:hAnsi="Times New Roman" w:cs="Times New Roman"/>
            <w:color w:val="0044AA"/>
            <w:sz w:val="28"/>
            <w:szCs w:val="28"/>
            <w:u w:val="single"/>
          </w:rPr>
          <w:t>JobTracker</w:t>
        </w:r>
      </w:hyperlink>
      <w:r w:rsidRPr="00745A66">
        <w:rPr>
          <w:rFonts w:ascii="Times New Roman" w:hAnsi="Times New Roman" w:cs="Times New Roman"/>
          <w:sz w:val="28"/>
          <w:szCs w:val="28"/>
        </w:rPr>
        <w:t> know of the additional node that has been added.</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745A66" w:rsidRPr="00745A66" w:rsidRDefault="00524927"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14</w:t>
      </w:r>
      <w:r w:rsidR="00745A66" w:rsidRPr="00745A66">
        <w:rPr>
          <w:rFonts w:ascii="Times New Roman" w:hAnsi="Times New Roman" w:cs="Times New Roman"/>
          <w:b/>
          <w:bCs/>
          <w:sz w:val="28"/>
          <w:szCs w:val="28"/>
        </w:rPr>
        <w:t>.</w:t>
      </w:r>
      <w:r>
        <w:rPr>
          <w:rFonts w:ascii="Times New Roman" w:hAnsi="Times New Roman" w:cs="Times New Roman"/>
          <w:b/>
          <w:bCs/>
          <w:sz w:val="28"/>
          <w:szCs w:val="28"/>
        </w:rPr>
        <w:t xml:space="preserve"> </w:t>
      </w:r>
      <w:r w:rsidR="00745A66" w:rsidRPr="00745A66">
        <w:rPr>
          <w:rFonts w:ascii="Times New Roman" w:hAnsi="Times New Roman" w:cs="Times New Roman"/>
          <w:b/>
          <w:bCs/>
          <w:sz w:val="28"/>
          <w:szCs w:val="28"/>
        </w:rPr>
        <w:t>Is there an easy way to see the status and health of a cluster?</w:t>
      </w:r>
    </w:p>
    <w:p w:rsidR="00745A66" w:rsidRPr="00745A66" w:rsidRDefault="00524927"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00745A66" w:rsidRPr="00745A66">
        <w:rPr>
          <w:rFonts w:ascii="Times New Roman" w:hAnsi="Times New Roman" w:cs="Times New Roman"/>
          <w:sz w:val="28"/>
          <w:szCs w:val="28"/>
        </w:rPr>
        <w:t>There are web-based interfaces to both the</w:t>
      </w:r>
      <w:r w:rsidR="00745A66" w:rsidRPr="00745A66">
        <w:rPr>
          <w:rFonts w:ascii="Times New Roman" w:hAnsi="Times New Roman" w:cs="Times New Roman"/>
          <w:color w:val="000000"/>
          <w:sz w:val="28"/>
          <w:szCs w:val="28"/>
        </w:rPr>
        <w:t> </w:t>
      </w:r>
      <w:hyperlink r:id="rId31" w:history="1">
        <w:r w:rsidR="00745A66" w:rsidRPr="00745A66">
          <w:rPr>
            <w:rFonts w:ascii="Times New Roman" w:hAnsi="Times New Roman" w:cs="Times New Roman"/>
            <w:color w:val="0044AA"/>
            <w:sz w:val="28"/>
            <w:szCs w:val="28"/>
            <w:u w:val="single"/>
          </w:rPr>
          <w:t>JobTracker</w:t>
        </w:r>
      </w:hyperlink>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w:t>
      </w:r>
      <w:hyperlink r:id="rId32" w:history="1">
        <w:r w:rsidR="00745A66" w:rsidRPr="00745A66">
          <w:rPr>
            <w:rFonts w:ascii="Times New Roman" w:hAnsi="Times New Roman" w:cs="Times New Roman"/>
            <w:color w:val="0044AA"/>
            <w:sz w:val="28"/>
            <w:szCs w:val="28"/>
            <w:u w:val="single"/>
          </w:rPr>
          <w:t>MapReduce</w:t>
        </w:r>
      </w:hyperlink>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master) and</w:t>
      </w:r>
      <w:r w:rsidR="00745A66" w:rsidRPr="00745A66">
        <w:rPr>
          <w:rFonts w:ascii="Times New Roman" w:hAnsi="Times New Roman" w:cs="Times New Roman"/>
          <w:color w:val="000000"/>
          <w:sz w:val="28"/>
          <w:szCs w:val="28"/>
        </w:rPr>
        <w:t> </w:t>
      </w:r>
      <w:hyperlink r:id="rId33" w:history="1">
        <w:r w:rsidR="00745A66" w:rsidRPr="00745A66">
          <w:rPr>
            <w:rFonts w:ascii="Times New Roman" w:hAnsi="Times New Roman" w:cs="Times New Roman"/>
            <w:color w:val="0044AA"/>
            <w:sz w:val="28"/>
            <w:szCs w:val="28"/>
            <w:u w:val="single"/>
          </w:rPr>
          <w:t>NameNode</w:t>
        </w:r>
      </w:hyperlink>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(HDFS master) which display status pages about the state of the entire system. By default, these are located at</w:t>
      </w:r>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http://job.tracker.addr:50030/</w:t>
      </w:r>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and</w:t>
      </w:r>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http://name.node.addr:50070/.</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The</w:t>
      </w:r>
      <w:r w:rsidRPr="00745A66">
        <w:rPr>
          <w:rFonts w:ascii="Times New Roman" w:hAnsi="Times New Roman" w:cs="Times New Roman"/>
          <w:color w:val="000000"/>
          <w:sz w:val="28"/>
          <w:szCs w:val="28"/>
        </w:rPr>
        <w:t> </w:t>
      </w:r>
      <w:hyperlink r:id="rId34" w:history="1">
        <w:r w:rsidRPr="00745A66">
          <w:rPr>
            <w:rFonts w:ascii="Times New Roman" w:hAnsi="Times New Roman" w:cs="Times New Roman"/>
            <w:color w:val="0044AA"/>
            <w:sz w:val="28"/>
            <w:szCs w:val="28"/>
            <w:u w:val="single"/>
          </w:rPr>
          <w:t>JobTracker</w:t>
        </w:r>
      </w:hyperlink>
      <w:r w:rsidRPr="00745A66">
        <w:rPr>
          <w:rFonts w:ascii="Times New Roman" w:hAnsi="Times New Roman" w:cs="Times New Roman"/>
          <w:color w:val="000000"/>
          <w:sz w:val="28"/>
          <w:szCs w:val="28"/>
        </w:rPr>
        <w:t> </w:t>
      </w:r>
      <w:r w:rsidRPr="00745A66">
        <w:rPr>
          <w:rFonts w:ascii="Times New Roman" w:hAnsi="Times New Roman" w:cs="Times New Roman"/>
          <w:sz w:val="28"/>
          <w:szCs w:val="28"/>
        </w:rPr>
        <w:t>status page will display the state of all nodes, as well as the job queue and status about all currently running jobs and tasks. The</w:t>
      </w:r>
      <w:r w:rsidRPr="00745A66">
        <w:rPr>
          <w:rFonts w:ascii="Times New Roman" w:hAnsi="Times New Roman" w:cs="Times New Roman"/>
          <w:color w:val="000000"/>
          <w:sz w:val="28"/>
          <w:szCs w:val="28"/>
        </w:rPr>
        <w:t> </w:t>
      </w:r>
      <w:hyperlink r:id="rId35" w:history="1">
        <w:r w:rsidRPr="00745A66">
          <w:rPr>
            <w:rFonts w:ascii="Times New Roman" w:hAnsi="Times New Roman" w:cs="Times New Roman"/>
            <w:color w:val="0044AA"/>
            <w:sz w:val="28"/>
            <w:szCs w:val="28"/>
            <w:u w:val="single"/>
          </w:rPr>
          <w:t>NameNode</w:t>
        </w:r>
      </w:hyperlink>
      <w:r w:rsidRPr="00745A66">
        <w:rPr>
          <w:rFonts w:ascii="Times New Roman" w:hAnsi="Times New Roman" w:cs="Times New Roman"/>
          <w:color w:val="000000"/>
          <w:sz w:val="28"/>
          <w:szCs w:val="28"/>
        </w:rPr>
        <w:t> </w:t>
      </w:r>
      <w:r w:rsidRPr="00745A66">
        <w:rPr>
          <w:rFonts w:ascii="Times New Roman" w:hAnsi="Times New Roman" w:cs="Times New Roman"/>
          <w:sz w:val="28"/>
          <w:szCs w:val="28"/>
        </w:rPr>
        <w:t>status page will display the state of all nodes and the amount of free space, and provides the ability to browse the DFS via the web.</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You can also see some basic HDFS cluster health data by running:</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r w:rsidRPr="00745A66">
        <w:rPr>
          <w:rFonts w:ascii="Times New Roman" w:hAnsi="Times New Roman" w:cs="Times New Roman"/>
          <w:b/>
          <w:bCs/>
          <w:sz w:val="28"/>
          <w:szCs w:val="28"/>
        </w:rPr>
        <w:t xml:space="preserve">$ </w:t>
      </w:r>
      <w:proofErr w:type="gramStart"/>
      <w:r w:rsidRPr="00745A66">
        <w:rPr>
          <w:rFonts w:ascii="Times New Roman" w:hAnsi="Times New Roman" w:cs="Times New Roman"/>
          <w:b/>
          <w:bCs/>
          <w:sz w:val="28"/>
          <w:szCs w:val="28"/>
        </w:rPr>
        <w:t>bin/hadoop</w:t>
      </w:r>
      <w:proofErr w:type="gramEnd"/>
      <w:r w:rsidRPr="00745A66">
        <w:rPr>
          <w:rFonts w:ascii="Times New Roman" w:hAnsi="Times New Roman" w:cs="Times New Roman"/>
          <w:b/>
          <w:bCs/>
          <w:sz w:val="28"/>
          <w:szCs w:val="28"/>
        </w:rPr>
        <w:t xml:space="preserve"> dfsadmin –report</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p>
    <w:p w:rsidR="00745A66" w:rsidRPr="00745A66" w:rsidRDefault="00524927"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15</w:t>
      </w:r>
      <w:r w:rsidR="00745A66" w:rsidRPr="00745A66">
        <w:rPr>
          <w:rFonts w:ascii="Times New Roman" w:hAnsi="Times New Roman" w:cs="Times New Roman"/>
          <w:b/>
          <w:bCs/>
          <w:sz w:val="28"/>
          <w:szCs w:val="28"/>
        </w:rPr>
        <w:t>.</w:t>
      </w:r>
      <w:r>
        <w:rPr>
          <w:rFonts w:ascii="Times New Roman" w:hAnsi="Times New Roman" w:cs="Times New Roman"/>
          <w:b/>
          <w:bCs/>
          <w:sz w:val="28"/>
          <w:szCs w:val="28"/>
        </w:rPr>
        <w:t xml:space="preserve"> </w:t>
      </w:r>
      <w:r w:rsidR="00745A66" w:rsidRPr="00745A66">
        <w:rPr>
          <w:rFonts w:ascii="Times New Roman" w:hAnsi="Times New Roman" w:cs="Times New Roman"/>
          <w:b/>
          <w:bCs/>
          <w:sz w:val="28"/>
          <w:szCs w:val="28"/>
        </w:rPr>
        <w:t>Why is the 'hadoop.tmp.dir' config default user.name dependent?</w:t>
      </w:r>
    </w:p>
    <w:p w:rsidR="00745A66" w:rsidRPr="00745A66" w:rsidRDefault="00524927"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00745A66" w:rsidRPr="00745A66">
        <w:rPr>
          <w:rFonts w:ascii="Times New Roman" w:hAnsi="Times New Roman" w:cs="Times New Roman"/>
          <w:sz w:val="28"/>
          <w:szCs w:val="28"/>
        </w:rPr>
        <w:t>We need a directory that a user can write and also not to interfere with other users.</w:t>
      </w:r>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If we didn't include the username, then different users would share the same tmp directory.</w:t>
      </w:r>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This can cause authorization problems, if folks' default umask doesn't permit write by others.</w:t>
      </w:r>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It can also result in folks stomping on each other, when they're, e.g., playing with HDFS and</w:t>
      </w:r>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re-format their filesystem.</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524927" w:rsidRDefault="00524927" w:rsidP="00745A66">
      <w:pPr>
        <w:widowControl w:val="0"/>
        <w:autoSpaceDE w:val="0"/>
        <w:autoSpaceDN w:val="0"/>
        <w:adjustRightInd w:val="0"/>
        <w:spacing w:after="0" w:line="240" w:lineRule="auto"/>
        <w:rPr>
          <w:rFonts w:ascii="Times New Roman" w:hAnsi="Times New Roman" w:cs="Times New Roman"/>
          <w:b/>
          <w:bCs/>
          <w:sz w:val="28"/>
          <w:szCs w:val="28"/>
        </w:rPr>
      </w:pPr>
    </w:p>
    <w:p w:rsidR="00524927" w:rsidRDefault="00524927" w:rsidP="00745A66">
      <w:pPr>
        <w:widowControl w:val="0"/>
        <w:autoSpaceDE w:val="0"/>
        <w:autoSpaceDN w:val="0"/>
        <w:adjustRightInd w:val="0"/>
        <w:spacing w:after="0" w:line="240" w:lineRule="auto"/>
        <w:rPr>
          <w:rFonts w:ascii="Times New Roman" w:hAnsi="Times New Roman" w:cs="Times New Roman"/>
          <w:b/>
          <w:bCs/>
          <w:sz w:val="28"/>
          <w:szCs w:val="28"/>
        </w:rPr>
      </w:pPr>
    </w:p>
    <w:p w:rsidR="00745A66" w:rsidRPr="00745A66" w:rsidRDefault="00524927"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16</w:t>
      </w:r>
      <w:r w:rsidR="00745A66" w:rsidRPr="00745A66">
        <w:rPr>
          <w:rFonts w:ascii="Times New Roman" w:hAnsi="Times New Roman" w:cs="Times New Roman"/>
          <w:b/>
          <w:bCs/>
          <w:sz w:val="28"/>
          <w:szCs w:val="28"/>
        </w:rPr>
        <w:t>.</w:t>
      </w:r>
      <w:r>
        <w:rPr>
          <w:rFonts w:ascii="Times New Roman" w:hAnsi="Times New Roman" w:cs="Times New Roman"/>
          <w:b/>
          <w:bCs/>
          <w:sz w:val="28"/>
          <w:szCs w:val="28"/>
        </w:rPr>
        <w:t xml:space="preserve"> </w:t>
      </w:r>
      <w:r w:rsidR="00745A66" w:rsidRPr="00745A66">
        <w:rPr>
          <w:rFonts w:ascii="Times New Roman" w:hAnsi="Times New Roman" w:cs="Times New Roman"/>
          <w:b/>
          <w:bCs/>
          <w:sz w:val="28"/>
          <w:szCs w:val="28"/>
        </w:rPr>
        <w:t>Does Hadoop require SSH?</w:t>
      </w:r>
    </w:p>
    <w:p w:rsidR="00745A66" w:rsidRPr="00745A66" w:rsidRDefault="00524927"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00745A66" w:rsidRPr="00745A66">
        <w:rPr>
          <w:rFonts w:ascii="Times New Roman" w:hAnsi="Times New Roman" w:cs="Times New Roman"/>
          <w:sz w:val="28"/>
          <w:szCs w:val="28"/>
        </w:rPr>
        <w:t xml:space="preserve">Hadoop provided scripts (e.g., start-mapred.sh and start-dfs.sh) use </w:t>
      </w:r>
      <w:proofErr w:type="gramStart"/>
      <w:r w:rsidR="00745A66" w:rsidRPr="00745A66">
        <w:rPr>
          <w:rFonts w:ascii="Times New Roman" w:hAnsi="Times New Roman" w:cs="Times New Roman"/>
          <w:sz w:val="28"/>
          <w:szCs w:val="28"/>
        </w:rPr>
        <w:t>ssh</w:t>
      </w:r>
      <w:proofErr w:type="gramEnd"/>
      <w:r w:rsidR="00745A66" w:rsidRPr="00745A66">
        <w:rPr>
          <w:rFonts w:ascii="Times New Roman" w:hAnsi="Times New Roman" w:cs="Times New Roman"/>
          <w:sz w:val="28"/>
          <w:szCs w:val="28"/>
        </w:rPr>
        <w:t xml:space="preserve"> in order to start and stop the various daemons and some other utilities. The Hadoop framework in itself does not</w:t>
      </w:r>
      <w:r w:rsidR="00745A66" w:rsidRPr="00745A66">
        <w:rPr>
          <w:rFonts w:ascii="Times New Roman" w:hAnsi="Times New Roman" w:cs="Times New Roman"/>
          <w:b/>
          <w:bCs/>
          <w:color w:val="000000"/>
          <w:sz w:val="28"/>
          <w:szCs w:val="28"/>
        </w:rPr>
        <w:t>require</w:t>
      </w:r>
      <w:r w:rsidR="00745A66" w:rsidRPr="00745A66">
        <w:rPr>
          <w:rFonts w:ascii="Times New Roman" w:hAnsi="Times New Roman" w:cs="Times New Roman"/>
          <w:color w:val="000000"/>
          <w:sz w:val="28"/>
          <w:szCs w:val="28"/>
        </w:rPr>
        <w:t> </w:t>
      </w:r>
      <w:proofErr w:type="gramStart"/>
      <w:r w:rsidR="00745A66" w:rsidRPr="00745A66">
        <w:rPr>
          <w:rFonts w:ascii="Times New Roman" w:hAnsi="Times New Roman" w:cs="Times New Roman"/>
          <w:sz w:val="28"/>
          <w:szCs w:val="28"/>
        </w:rPr>
        <w:t>ssh</w:t>
      </w:r>
      <w:proofErr w:type="gramEnd"/>
      <w:r w:rsidR="00745A66" w:rsidRPr="00745A66">
        <w:rPr>
          <w:rFonts w:ascii="Times New Roman" w:hAnsi="Times New Roman" w:cs="Times New Roman"/>
          <w:sz w:val="28"/>
          <w:szCs w:val="28"/>
        </w:rPr>
        <w:t>. Daemons (e.g.</w:t>
      </w:r>
      <w:r w:rsidR="00745A66" w:rsidRPr="00745A66">
        <w:rPr>
          <w:rFonts w:ascii="Times New Roman" w:hAnsi="Times New Roman" w:cs="Times New Roman"/>
          <w:color w:val="000000"/>
          <w:sz w:val="28"/>
          <w:szCs w:val="28"/>
        </w:rPr>
        <w:t> </w:t>
      </w:r>
      <w:hyperlink r:id="rId36" w:history="1">
        <w:r w:rsidR="00745A66" w:rsidRPr="00745A66">
          <w:rPr>
            <w:rFonts w:ascii="Times New Roman" w:hAnsi="Times New Roman" w:cs="Times New Roman"/>
            <w:color w:val="0044AA"/>
            <w:sz w:val="28"/>
            <w:szCs w:val="28"/>
            <w:u w:val="single"/>
          </w:rPr>
          <w:t>TaskTracker</w:t>
        </w:r>
      </w:hyperlink>
      <w:r w:rsidR="00745A66" w:rsidRPr="00745A66">
        <w:rPr>
          <w:rFonts w:ascii="Times New Roman" w:hAnsi="Times New Roman" w:cs="Times New Roman"/>
          <w:color w:val="000000"/>
          <w:sz w:val="28"/>
          <w:szCs w:val="28"/>
        </w:rPr>
        <w:t> </w:t>
      </w:r>
      <w:r w:rsidR="00745A66" w:rsidRPr="00745A66">
        <w:rPr>
          <w:rFonts w:ascii="Times New Roman" w:hAnsi="Times New Roman" w:cs="Times New Roman"/>
          <w:sz w:val="28"/>
          <w:szCs w:val="28"/>
        </w:rPr>
        <w:t>and</w:t>
      </w:r>
      <w:r w:rsidR="00745A66" w:rsidRPr="00745A66">
        <w:rPr>
          <w:rFonts w:ascii="Times New Roman" w:hAnsi="Times New Roman" w:cs="Times New Roman"/>
          <w:color w:val="000000"/>
          <w:sz w:val="28"/>
          <w:szCs w:val="28"/>
        </w:rPr>
        <w:t> </w:t>
      </w:r>
      <w:hyperlink r:id="rId37" w:history="1">
        <w:r w:rsidR="00745A66" w:rsidRPr="00745A66">
          <w:rPr>
            <w:rFonts w:ascii="Times New Roman" w:hAnsi="Times New Roman" w:cs="Times New Roman"/>
            <w:color w:val="0044AA"/>
            <w:sz w:val="28"/>
            <w:szCs w:val="28"/>
            <w:u w:val="single"/>
          </w:rPr>
          <w:t>DataNode</w:t>
        </w:r>
      </w:hyperlink>
      <w:r w:rsidR="00745A66" w:rsidRPr="00745A66">
        <w:rPr>
          <w:rFonts w:ascii="Times New Roman" w:hAnsi="Times New Roman" w:cs="Times New Roman"/>
          <w:sz w:val="28"/>
          <w:szCs w:val="28"/>
        </w:rPr>
        <w:t>) can also be started manually on each node without the script's help</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b/>
          <w:bCs/>
          <w:sz w:val="28"/>
          <w:szCs w:val="28"/>
        </w:rPr>
      </w:pPr>
    </w:p>
    <w:p w:rsidR="00745A66" w:rsidRPr="00745A66" w:rsidRDefault="00524927" w:rsidP="00745A66">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color w:val="000000"/>
          <w:sz w:val="28"/>
          <w:szCs w:val="28"/>
        </w:rPr>
        <w:t>17</w:t>
      </w:r>
      <w:r w:rsidR="00745A66" w:rsidRPr="00745A66">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r w:rsidR="00745A66" w:rsidRPr="00745A66">
        <w:rPr>
          <w:rFonts w:ascii="Times New Roman" w:hAnsi="Times New Roman" w:cs="Times New Roman"/>
          <w:b/>
          <w:bCs/>
          <w:sz w:val="28"/>
          <w:szCs w:val="28"/>
        </w:rPr>
        <w:t>What does "NFS: Cannot create lock on (some dir)" mean?</w:t>
      </w:r>
    </w:p>
    <w:p w:rsidR="00745A66" w:rsidRPr="00745A66" w:rsidRDefault="00524927" w:rsidP="00745A6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00745A66" w:rsidRPr="00745A66">
        <w:rPr>
          <w:rFonts w:ascii="Times New Roman" w:hAnsi="Times New Roman" w:cs="Times New Roman"/>
          <w:sz w:val="28"/>
          <w:szCs w:val="28"/>
        </w:rPr>
        <w:t>This actually is not a problem with Hadoop, but represents a problem with the setup of the environment it is operating.</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Usually, this error means that the NFS server to which the process is writing does not support file system locks. NFS prior to v4 requires a locking service daemon to run (typically rpc.lockd) in order to provide this functionality. NFSv4 has file system locks built into the protocol.</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 xml:space="preserve">In some (rarer) instances, it might represent a problem with certain Linux kernels that did not implement the </w:t>
      </w:r>
      <w:proofErr w:type="gramStart"/>
      <w:r w:rsidRPr="00745A66">
        <w:rPr>
          <w:rFonts w:ascii="Times New Roman" w:hAnsi="Times New Roman" w:cs="Times New Roman"/>
          <w:sz w:val="28"/>
          <w:szCs w:val="28"/>
        </w:rPr>
        <w:t>flock(</w:t>
      </w:r>
      <w:proofErr w:type="gramEnd"/>
      <w:r w:rsidRPr="00745A66">
        <w:rPr>
          <w:rFonts w:ascii="Times New Roman" w:hAnsi="Times New Roman" w:cs="Times New Roman"/>
          <w:sz w:val="28"/>
          <w:szCs w:val="28"/>
        </w:rPr>
        <w:t>) system call properly.</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r w:rsidRPr="00745A66">
        <w:rPr>
          <w:rFonts w:ascii="Times New Roman" w:hAnsi="Times New Roman" w:cs="Times New Roman"/>
          <w:sz w:val="28"/>
          <w:szCs w:val="28"/>
        </w:rPr>
        <w:t>It is highly recommended that the only NFS connection in a Hadoop setup be the place where the</w:t>
      </w:r>
      <w:r w:rsidRPr="00745A66">
        <w:rPr>
          <w:rFonts w:ascii="Times New Roman" w:hAnsi="Times New Roman" w:cs="Times New Roman"/>
          <w:color w:val="000000"/>
          <w:sz w:val="28"/>
          <w:szCs w:val="28"/>
        </w:rPr>
        <w:t> </w:t>
      </w:r>
      <w:hyperlink r:id="rId38" w:history="1">
        <w:r w:rsidRPr="00745A66">
          <w:rPr>
            <w:rFonts w:ascii="Times New Roman" w:hAnsi="Times New Roman" w:cs="Times New Roman"/>
            <w:color w:val="0044AA"/>
            <w:sz w:val="28"/>
            <w:szCs w:val="28"/>
            <w:u w:val="single"/>
          </w:rPr>
          <w:t>NameNode</w:t>
        </w:r>
      </w:hyperlink>
      <w:r w:rsidRPr="00745A66">
        <w:rPr>
          <w:rFonts w:ascii="Times New Roman" w:hAnsi="Times New Roman" w:cs="Times New Roman"/>
          <w:color w:val="000000"/>
          <w:sz w:val="28"/>
          <w:szCs w:val="28"/>
        </w:rPr>
        <w:t> </w:t>
      </w:r>
      <w:r w:rsidRPr="00745A66">
        <w:rPr>
          <w:rFonts w:ascii="Times New Roman" w:hAnsi="Times New Roman" w:cs="Times New Roman"/>
          <w:sz w:val="28"/>
          <w:szCs w:val="28"/>
        </w:rPr>
        <w:t>writes a secondary or tertiary copy of the fsimage and edits log. All other users of NFS are not recommended for optimal performance.</w:t>
      </w:r>
    </w:p>
    <w:p w:rsidR="00745A66" w:rsidRPr="00745A66" w:rsidRDefault="00745A66" w:rsidP="00745A66">
      <w:pPr>
        <w:widowControl w:val="0"/>
        <w:autoSpaceDE w:val="0"/>
        <w:autoSpaceDN w:val="0"/>
        <w:adjustRightInd w:val="0"/>
        <w:spacing w:after="0" w:line="240" w:lineRule="auto"/>
        <w:rPr>
          <w:rFonts w:ascii="Times New Roman" w:hAnsi="Times New Roman" w:cs="Times New Roman"/>
          <w:sz w:val="28"/>
          <w:szCs w:val="28"/>
        </w:rPr>
      </w:pPr>
    </w:p>
    <w:p w:rsidR="004550C6" w:rsidRPr="004550C6" w:rsidRDefault="004550C6" w:rsidP="004550C6">
      <w:pPr>
        <w:rPr>
          <w:rFonts w:ascii="Times New Roman" w:hAnsi="Times New Roman" w:cs="Times New Roman"/>
          <w:b/>
          <w:sz w:val="28"/>
          <w:szCs w:val="28"/>
        </w:rPr>
      </w:pPr>
    </w:p>
    <w:p w:rsidR="004550C6" w:rsidRDefault="004550C6" w:rsidP="004550C6">
      <w:pPr>
        <w:rPr>
          <w:rFonts w:ascii="Times New Roman" w:hAnsi="Times New Roman" w:cs="Times New Roman"/>
          <w:b/>
          <w:sz w:val="28"/>
          <w:szCs w:val="28"/>
        </w:rPr>
      </w:pPr>
      <w:r w:rsidRPr="004550C6">
        <w:rPr>
          <w:rFonts w:ascii="Times New Roman" w:hAnsi="Times New Roman" w:cs="Times New Roman"/>
          <w:b/>
          <w:sz w:val="28"/>
          <w:szCs w:val="28"/>
        </w:rPr>
        <w:tab/>
      </w:r>
      <w:r w:rsidRPr="004550C6">
        <w:rPr>
          <w:rFonts w:ascii="Times New Roman" w:hAnsi="Times New Roman" w:cs="Times New Roman"/>
          <w:b/>
          <w:sz w:val="28"/>
          <w:szCs w:val="28"/>
        </w:rPr>
        <w:tab/>
      </w:r>
      <w:r w:rsidRPr="004550C6">
        <w:rPr>
          <w:rFonts w:ascii="Times New Roman" w:hAnsi="Times New Roman" w:cs="Times New Roman"/>
          <w:b/>
          <w:sz w:val="28"/>
          <w:szCs w:val="28"/>
        </w:rPr>
        <w:tab/>
      </w:r>
      <w:r w:rsidRPr="004550C6">
        <w:rPr>
          <w:rFonts w:ascii="Times New Roman" w:hAnsi="Times New Roman" w:cs="Times New Roman"/>
          <w:b/>
          <w:sz w:val="28"/>
          <w:szCs w:val="28"/>
        </w:rPr>
        <w:tab/>
      </w:r>
    </w:p>
    <w:p w:rsidR="004550C6" w:rsidRDefault="004550C6" w:rsidP="004550C6">
      <w:pPr>
        <w:rPr>
          <w:rFonts w:ascii="Times New Roman" w:hAnsi="Times New Roman" w:cs="Times New Roman"/>
          <w:b/>
          <w:sz w:val="28"/>
          <w:szCs w:val="28"/>
        </w:rPr>
      </w:pPr>
    </w:p>
    <w:p w:rsidR="004550C6" w:rsidRDefault="004550C6" w:rsidP="004550C6">
      <w:pPr>
        <w:rPr>
          <w:rFonts w:ascii="Times New Roman" w:hAnsi="Times New Roman" w:cs="Times New Roman"/>
          <w:b/>
          <w:sz w:val="28"/>
          <w:szCs w:val="28"/>
        </w:rPr>
      </w:pPr>
    </w:p>
    <w:p w:rsidR="004550C6" w:rsidRDefault="004550C6" w:rsidP="004550C6">
      <w:pPr>
        <w:rPr>
          <w:rFonts w:ascii="Times New Roman" w:hAnsi="Times New Roman" w:cs="Times New Roman"/>
          <w:b/>
          <w:sz w:val="28"/>
          <w:szCs w:val="28"/>
        </w:rPr>
      </w:pPr>
    </w:p>
    <w:p w:rsidR="004550C6" w:rsidRPr="004550C6" w:rsidRDefault="004550C6" w:rsidP="004550C6">
      <w:pPr>
        <w:rPr>
          <w:rFonts w:ascii="Times New Roman" w:eastAsia="Times New Roman" w:hAnsi="Times New Roman" w:cs="Times New Roman"/>
          <w:b/>
          <w:sz w:val="28"/>
          <w:szCs w:val="28"/>
        </w:rPr>
      </w:pPr>
    </w:p>
    <w:p w:rsidR="004550C6" w:rsidRDefault="004550C6" w:rsidP="004550C6">
      <w:pPr>
        <w:pStyle w:val="NormalWeb"/>
        <w:shd w:val="clear" w:color="auto" w:fill="FFFFFF"/>
        <w:spacing w:before="0" w:beforeAutospacing="0" w:after="0" w:afterAutospacing="0" w:line="360" w:lineRule="auto"/>
        <w:jc w:val="both"/>
        <w:rPr>
          <w:sz w:val="28"/>
          <w:szCs w:val="28"/>
        </w:rPr>
      </w:pPr>
      <w:r w:rsidRPr="004550C6">
        <w:rPr>
          <w:sz w:val="28"/>
          <w:szCs w:val="28"/>
        </w:rPr>
        <w:tab/>
      </w:r>
      <w:r w:rsidRPr="004550C6">
        <w:rPr>
          <w:sz w:val="28"/>
          <w:szCs w:val="28"/>
        </w:rPr>
        <w:tab/>
      </w:r>
      <w:r w:rsidRPr="004550C6">
        <w:rPr>
          <w:sz w:val="28"/>
          <w:szCs w:val="28"/>
        </w:rPr>
        <w:tab/>
      </w:r>
    </w:p>
    <w:p w:rsidR="004550C6" w:rsidRDefault="004550C6" w:rsidP="004550C6">
      <w:pPr>
        <w:pStyle w:val="NormalWeb"/>
        <w:shd w:val="clear" w:color="auto" w:fill="FFFFFF"/>
        <w:spacing w:before="0" w:beforeAutospacing="0" w:after="0" w:afterAutospacing="0" w:line="360" w:lineRule="auto"/>
        <w:jc w:val="both"/>
        <w:rPr>
          <w:sz w:val="28"/>
          <w:szCs w:val="28"/>
        </w:rPr>
      </w:pPr>
    </w:p>
    <w:p w:rsidR="004550C6" w:rsidRDefault="004550C6" w:rsidP="004550C6">
      <w:pPr>
        <w:pStyle w:val="NormalWeb"/>
        <w:shd w:val="clear" w:color="auto" w:fill="FFFFFF"/>
        <w:spacing w:before="0" w:beforeAutospacing="0" w:after="0" w:afterAutospacing="0" w:line="360" w:lineRule="auto"/>
        <w:jc w:val="both"/>
        <w:rPr>
          <w:sz w:val="28"/>
          <w:szCs w:val="28"/>
        </w:rPr>
      </w:pPr>
    </w:p>
    <w:p w:rsidR="004550C6" w:rsidRDefault="004550C6" w:rsidP="004550C6">
      <w:pPr>
        <w:pStyle w:val="NormalWeb"/>
        <w:shd w:val="clear" w:color="auto" w:fill="FFFFFF"/>
        <w:spacing w:before="0" w:beforeAutospacing="0" w:after="0" w:afterAutospacing="0" w:line="360" w:lineRule="auto"/>
        <w:jc w:val="both"/>
        <w:rPr>
          <w:sz w:val="28"/>
          <w:szCs w:val="28"/>
        </w:rPr>
      </w:pPr>
    </w:p>
    <w:p w:rsidR="004550C6" w:rsidRDefault="004550C6" w:rsidP="004550C6">
      <w:pPr>
        <w:pStyle w:val="NormalWeb"/>
        <w:shd w:val="clear" w:color="auto" w:fill="FFFFFF"/>
        <w:spacing w:before="0" w:beforeAutospacing="0" w:after="0" w:afterAutospacing="0" w:line="360" w:lineRule="auto"/>
        <w:jc w:val="both"/>
        <w:rPr>
          <w:sz w:val="28"/>
          <w:szCs w:val="28"/>
        </w:rPr>
      </w:pPr>
    </w:p>
    <w:p w:rsidR="004550C6" w:rsidRDefault="004550C6" w:rsidP="004550C6">
      <w:pPr>
        <w:pStyle w:val="NormalWeb"/>
        <w:shd w:val="clear" w:color="auto" w:fill="FFFFFF"/>
        <w:spacing w:before="0" w:beforeAutospacing="0" w:after="0" w:afterAutospacing="0" w:line="360" w:lineRule="auto"/>
        <w:jc w:val="both"/>
        <w:rPr>
          <w:sz w:val="28"/>
          <w:szCs w:val="28"/>
        </w:rPr>
      </w:pPr>
    </w:p>
    <w:p w:rsidR="004550C6" w:rsidRDefault="004550C6" w:rsidP="004550C6">
      <w:pPr>
        <w:pStyle w:val="NormalWeb"/>
        <w:shd w:val="clear" w:color="auto" w:fill="FFFFFF"/>
        <w:spacing w:before="0" w:beforeAutospacing="0" w:after="0" w:afterAutospacing="0" w:line="360" w:lineRule="auto"/>
        <w:jc w:val="both"/>
        <w:rPr>
          <w:sz w:val="28"/>
          <w:szCs w:val="28"/>
        </w:rPr>
      </w:pPr>
    </w:p>
    <w:p w:rsidR="003446B8" w:rsidRDefault="004550C6" w:rsidP="004550C6">
      <w:pPr>
        <w:pStyle w:val="NoSpacing"/>
      </w:pPr>
      <w:r>
        <w:tab/>
      </w:r>
      <w:r>
        <w:tab/>
      </w:r>
      <w:r>
        <w:tab/>
      </w:r>
      <w:r>
        <w:tab/>
      </w: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4550C6">
      <w:pPr>
        <w:pStyle w:val="NoSpacing"/>
      </w:pPr>
    </w:p>
    <w:p w:rsidR="003446B8" w:rsidRDefault="003446B8" w:rsidP="003446B8">
      <w:pPr>
        <w:pStyle w:val="NoSpacing"/>
        <w:ind w:left="2160" w:firstLine="720"/>
      </w:pPr>
    </w:p>
    <w:p w:rsidR="003446B8" w:rsidRDefault="003446B8" w:rsidP="003446B8">
      <w:pPr>
        <w:pStyle w:val="NoSpacing"/>
        <w:ind w:left="2160" w:firstLine="720"/>
      </w:pPr>
    </w:p>
    <w:p w:rsidR="003446B8" w:rsidRDefault="003446B8" w:rsidP="003446B8">
      <w:pPr>
        <w:pStyle w:val="NoSpacing"/>
        <w:ind w:left="2160" w:firstLine="720"/>
      </w:pPr>
    </w:p>
    <w:p w:rsidR="003446B8" w:rsidRDefault="003446B8" w:rsidP="003446B8">
      <w:pPr>
        <w:pStyle w:val="NoSpacing"/>
        <w:ind w:left="2160" w:firstLine="720"/>
      </w:pPr>
    </w:p>
    <w:p w:rsidR="003446B8" w:rsidRDefault="003446B8" w:rsidP="003446B8">
      <w:pPr>
        <w:pStyle w:val="NoSpacing"/>
        <w:ind w:left="2160" w:firstLine="720"/>
      </w:pPr>
    </w:p>
    <w:p w:rsidR="003446B8" w:rsidRDefault="003446B8" w:rsidP="003446B8">
      <w:pPr>
        <w:pStyle w:val="NoSpacing"/>
        <w:ind w:left="2160" w:firstLine="720"/>
      </w:pPr>
    </w:p>
    <w:p w:rsidR="003446B8" w:rsidRDefault="003446B8" w:rsidP="003446B8">
      <w:pPr>
        <w:pStyle w:val="NoSpacing"/>
        <w:ind w:left="2160" w:firstLine="720"/>
      </w:pPr>
    </w:p>
    <w:p w:rsidR="004550C6" w:rsidRPr="00A360BD" w:rsidRDefault="004550C6" w:rsidP="003446B8">
      <w:pPr>
        <w:pStyle w:val="NoSpacing"/>
        <w:ind w:left="2160" w:firstLine="720"/>
        <w:rPr>
          <w:rFonts w:ascii="Times New Roman" w:eastAsia="Times New Roman" w:hAnsi="Times New Roman" w:cs="Times New Roman"/>
          <w:b/>
          <w:sz w:val="52"/>
          <w:szCs w:val="52"/>
        </w:rPr>
      </w:pPr>
      <w:r w:rsidRPr="00A360BD">
        <w:rPr>
          <w:rFonts w:ascii="Times New Roman" w:hAnsi="Times New Roman" w:cs="Times New Roman"/>
          <w:b/>
          <w:sz w:val="52"/>
          <w:szCs w:val="52"/>
        </w:rPr>
        <w:t xml:space="preserve">MAP REDUCE </w:t>
      </w:r>
      <w:r w:rsidRPr="00A360BD">
        <w:rPr>
          <w:rFonts w:ascii="Times New Roman" w:hAnsi="Times New Roman" w:cs="Times New Roman"/>
          <w:b/>
          <w:sz w:val="52"/>
          <w:szCs w:val="52"/>
        </w:rPr>
        <w:br w:type="page"/>
      </w:r>
    </w:p>
    <w:p w:rsidR="004550C6" w:rsidRPr="00A360BD" w:rsidRDefault="004550C6" w:rsidP="004550C6">
      <w:pPr>
        <w:pStyle w:val="NoSpacing"/>
        <w:rPr>
          <w:rStyle w:val="SubtleEmphasis1"/>
          <w:rFonts w:ascii="Times New Roman" w:hAnsi="Times New Roman" w:cs="Times New Roman"/>
          <w:i w:val="0"/>
          <w:iCs w:val="0"/>
          <w:color w:val="auto"/>
          <w:sz w:val="36"/>
          <w:szCs w:val="36"/>
        </w:rPr>
      </w:pPr>
      <w:r w:rsidRPr="004550C6">
        <w:rPr>
          <w:rFonts w:ascii="Times New Roman" w:hAnsi="Times New Roman" w:cs="Times New Roman"/>
          <w:sz w:val="28"/>
          <w:szCs w:val="28"/>
        </w:rPr>
        <w:lastRenderedPageBreak/>
        <w:tab/>
      </w:r>
      <w:r w:rsidRPr="004550C6">
        <w:rPr>
          <w:rFonts w:ascii="Times New Roman" w:hAnsi="Times New Roman" w:cs="Times New Roman"/>
          <w:sz w:val="28"/>
          <w:szCs w:val="28"/>
        </w:rPr>
        <w:tab/>
      </w:r>
      <w:r w:rsidRPr="004550C6">
        <w:rPr>
          <w:rFonts w:ascii="Times New Roman" w:hAnsi="Times New Roman" w:cs="Times New Roman"/>
          <w:sz w:val="28"/>
          <w:szCs w:val="28"/>
        </w:rPr>
        <w:tab/>
      </w:r>
      <w:r w:rsidRPr="004550C6">
        <w:rPr>
          <w:rFonts w:ascii="Times New Roman" w:hAnsi="Times New Roman" w:cs="Times New Roman"/>
          <w:sz w:val="28"/>
          <w:szCs w:val="28"/>
        </w:rPr>
        <w:tab/>
      </w:r>
      <w:r w:rsidRPr="00A360BD">
        <w:rPr>
          <w:rStyle w:val="SubtleEmphasis1"/>
          <w:rFonts w:ascii="Times New Roman" w:hAnsi="Times New Roman" w:cs="Times New Roman"/>
          <w:b/>
          <w:i w:val="0"/>
          <w:color w:val="000000"/>
          <w:sz w:val="36"/>
          <w:szCs w:val="36"/>
        </w:rPr>
        <w:t>MAP REDUCE</w:t>
      </w:r>
    </w:p>
    <w:p w:rsidR="004550C6" w:rsidRPr="00A360BD" w:rsidRDefault="004550C6" w:rsidP="004550C6">
      <w:pPr>
        <w:pStyle w:val="NoSpacing"/>
        <w:rPr>
          <w:rStyle w:val="SubtleEmphasis1"/>
          <w:rFonts w:ascii="Times New Roman" w:hAnsi="Times New Roman" w:cs="Times New Roman"/>
          <w:b/>
          <w:i w:val="0"/>
          <w:color w:val="000000"/>
          <w:sz w:val="36"/>
          <w:szCs w:val="36"/>
        </w:rPr>
      </w:pPr>
      <w:r w:rsidRPr="00A360BD">
        <w:rPr>
          <w:rStyle w:val="SubtleEmphasis1"/>
          <w:rFonts w:ascii="Times New Roman" w:hAnsi="Times New Roman" w:cs="Times New Roman"/>
          <w:b/>
          <w:i w:val="0"/>
          <w:color w:val="000000"/>
          <w:sz w:val="36"/>
          <w:szCs w:val="36"/>
        </w:rPr>
        <w:tab/>
      </w:r>
      <w:r w:rsidRPr="00A360BD">
        <w:rPr>
          <w:rStyle w:val="SubtleEmphasis1"/>
          <w:rFonts w:ascii="Times New Roman" w:hAnsi="Times New Roman" w:cs="Times New Roman"/>
          <w:b/>
          <w:i w:val="0"/>
          <w:color w:val="000000"/>
          <w:sz w:val="36"/>
          <w:szCs w:val="36"/>
        </w:rPr>
        <w:tab/>
        <w:t>(Frequently Asked Interview Questions)</w:t>
      </w:r>
    </w:p>
    <w:p w:rsidR="004550C6" w:rsidRDefault="004550C6" w:rsidP="004550C6">
      <w:pPr>
        <w:pStyle w:val="NoSpacing"/>
        <w:rPr>
          <w:rFonts w:ascii="Times New Roman" w:hAnsi="Times New Roman" w:cs="Times New Roman"/>
          <w:bCs/>
          <w:color w:val="000000"/>
          <w:sz w:val="28"/>
          <w:szCs w:val="28"/>
          <w:lang w:eastAsia="en-IN"/>
        </w:rPr>
      </w:pPr>
    </w:p>
    <w:p w:rsidR="004550C6" w:rsidRPr="003446B8" w:rsidRDefault="004550C6" w:rsidP="004550C6">
      <w:pPr>
        <w:pStyle w:val="NoSpacing"/>
        <w:rPr>
          <w:rStyle w:val="SubtleEmphasis1"/>
          <w:rFonts w:ascii="Times New Roman" w:hAnsi="Times New Roman" w:cs="Times New Roman"/>
          <w:b/>
          <w:bCs/>
          <w:i w:val="0"/>
          <w:iCs w:val="0"/>
          <w:color w:val="000000"/>
          <w:sz w:val="28"/>
          <w:szCs w:val="28"/>
          <w:lang w:eastAsia="en-IN"/>
        </w:rPr>
      </w:pPr>
      <w:r w:rsidRPr="003446B8">
        <w:rPr>
          <w:rFonts w:ascii="Times New Roman" w:hAnsi="Times New Roman" w:cs="Times New Roman"/>
          <w:b/>
          <w:bCs/>
          <w:color w:val="000000"/>
          <w:sz w:val="28"/>
          <w:szCs w:val="28"/>
          <w:lang w:eastAsia="en-IN"/>
        </w:rPr>
        <w:t xml:space="preserve">1. What is </w:t>
      </w:r>
      <w:proofErr w:type="gramStart"/>
      <w:r w:rsidRPr="003446B8">
        <w:rPr>
          <w:rFonts w:ascii="Times New Roman" w:hAnsi="Times New Roman" w:cs="Times New Roman"/>
          <w:b/>
          <w:bCs/>
          <w:color w:val="000000"/>
          <w:sz w:val="28"/>
          <w:szCs w:val="28"/>
          <w:lang w:eastAsia="en-IN"/>
        </w:rPr>
        <w:t>MapReduce ?</w:t>
      </w:r>
      <w:proofErr w:type="gramEnd"/>
    </w:p>
    <w:p w:rsidR="004550C6" w:rsidRPr="004550C6" w:rsidRDefault="004550C6" w:rsidP="004550C6">
      <w:pPr>
        <w:pStyle w:val="NoSpacing"/>
        <w:rPr>
          <w:rFonts w:ascii="Times New Roman" w:hAnsi="Times New Roman" w:cs="Times New Roman"/>
          <w:color w:val="000000"/>
          <w:sz w:val="28"/>
          <w:szCs w:val="28"/>
          <w:shd w:val="clear" w:color="auto" w:fill="FFFFFF"/>
        </w:rPr>
      </w:pPr>
      <w:r w:rsidRPr="004550C6">
        <w:rPr>
          <w:rFonts w:ascii="Times New Roman" w:hAnsi="Times New Roman" w:cs="Times New Roman"/>
          <w:color w:val="000000"/>
          <w:sz w:val="28"/>
          <w:szCs w:val="28"/>
          <w:shd w:val="clear" w:color="auto" w:fill="FFFFFF"/>
        </w:rPr>
        <w:tab/>
        <w:t>Hadoop Map Reduce is a software framework for processing big data (huge data sets) in parallel on large clusters (thousands of nodes) of commodity hardware in a reliable, fault-tolerant manner.</w:t>
      </w:r>
    </w:p>
    <w:p w:rsidR="004550C6" w:rsidRPr="004550C6" w:rsidRDefault="004550C6" w:rsidP="004550C6">
      <w:pPr>
        <w:pStyle w:val="NoSpacing"/>
        <w:rPr>
          <w:rFonts w:ascii="Times New Roman" w:hAnsi="Times New Roman" w:cs="Times New Roman"/>
          <w:color w:val="000000"/>
          <w:sz w:val="28"/>
          <w:szCs w:val="28"/>
          <w:shd w:val="clear" w:color="auto" w:fill="FFFFFF"/>
        </w:rPr>
      </w:pPr>
      <w:r w:rsidRPr="004550C6">
        <w:rPr>
          <w:rFonts w:ascii="Times New Roman" w:hAnsi="Times New Roman" w:cs="Times New Roman"/>
          <w:color w:val="000000"/>
          <w:sz w:val="28"/>
          <w:szCs w:val="28"/>
          <w:shd w:val="clear" w:color="auto" w:fill="FFFFFF"/>
        </w:rPr>
        <w:t>It processes the data in two phases.</w:t>
      </w:r>
    </w:p>
    <w:p w:rsidR="004550C6" w:rsidRPr="004550C6" w:rsidRDefault="004550C6" w:rsidP="004550C6">
      <w:pPr>
        <w:pStyle w:val="NoSpacing"/>
        <w:rPr>
          <w:rFonts w:ascii="Times New Roman" w:hAnsi="Times New Roman" w:cs="Times New Roman"/>
          <w:color w:val="000000"/>
          <w:sz w:val="28"/>
          <w:szCs w:val="28"/>
          <w:shd w:val="clear" w:color="auto" w:fill="FFFFFF"/>
        </w:rPr>
      </w:pPr>
      <w:r w:rsidRPr="004550C6">
        <w:rPr>
          <w:rFonts w:ascii="Times New Roman" w:hAnsi="Times New Roman" w:cs="Times New Roman"/>
          <w:color w:val="000000"/>
          <w:sz w:val="28"/>
          <w:szCs w:val="28"/>
          <w:shd w:val="clear" w:color="auto" w:fill="FFFFFF"/>
        </w:rPr>
        <w:t>1. Map phase</w:t>
      </w:r>
    </w:p>
    <w:p w:rsidR="004550C6" w:rsidRPr="004550C6" w:rsidRDefault="004550C6" w:rsidP="004550C6">
      <w:pPr>
        <w:pStyle w:val="NoSpacing"/>
        <w:rPr>
          <w:rFonts w:ascii="Times New Roman" w:hAnsi="Times New Roman" w:cs="Times New Roman"/>
          <w:color w:val="000000"/>
          <w:sz w:val="28"/>
          <w:szCs w:val="28"/>
          <w:shd w:val="clear" w:color="auto" w:fill="FFFFFF"/>
        </w:rPr>
      </w:pPr>
      <w:r w:rsidRPr="004550C6">
        <w:rPr>
          <w:rFonts w:ascii="Times New Roman" w:hAnsi="Times New Roman" w:cs="Times New Roman"/>
          <w:color w:val="000000"/>
          <w:sz w:val="28"/>
          <w:szCs w:val="28"/>
          <w:shd w:val="clear" w:color="auto" w:fill="FFFFFF"/>
        </w:rPr>
        <w:t>2. Reducer Phase</w:t>
      </w:r>
    </w:p>
    <w:p w:rsidR="004550C6" w:rsidRPr="004550C6" w:rsidRDefault="004550C6" w:rsidP="004550C6">
      <w:pPr>
        <w:pStyle w:val="NoSpacing"/>
        <w:rPr>
          <w:rFonts w:ascii="Times New Roman" w:hAnsi="Times New Roman" w:cs="Times New Roman"/>
          <w:color w:val="000000"/>
          <w:sz w:val="28"/>
          <w:szCs w:val="28"/>
          <w:shd w:val="clear" w:color="auto" w:fill="FFFFFF"/>
        </w:rPr>
      </w:pPr>
    </w:p>
    <w:p w:rsidR="004550C6" w:rsidRPr="004550C6" w:rsidRDefault="004550C6" w:rsidP="004550C6">
      <w:pPr>
        <w:pStyle w:val="NoSpacing"/>
        <w:rPr>
          <w:rFonts w:ascii="Times New Roman" w:hAnsi="Times New Roman" w:cs="Times New Roman"/>
          <w:b/>
          <w:bCs/>
          <w:color w:val="000000"/>
          <w:sz w:val="28"/>
          <w:szCs w:val="28"/>
        </w:rPr>
      </w:pPr>
      <w:r w:rsidRPr="004550C6">
        <w:rPr>
          <w:rFonts w:ascii="Times New Roman" w:hAnsi="Times New Roman" w:cs="Times New Roman"/>
          <w:b/>
          <w:bCs/>
          <w:color w:val="000000"/>
          <w:sz w:val="28"/>
          <w:szCs w:val="28"/>
        </w:rPr>
        <w:t xml:space="preserve">2. </w:t>
      </w:r>
      <w:hyperlink r:id="rId39" w:anchor="id_81034" w:history="1">
        <w:r w:rsidRPr="004550C6">
          <w:rPr>
            <w:rStyle w:val="Hyperlink"/>
            <w:rFonts w:ascii="Times New Roman" w:hAnsi="Times New Roman" w:cs="Times New Roman"/>
            <w:b/>
            <w:bCs/>
            <w:color w:val="000000"/>
            <w:sz w:val="28"/>
            <w:szCs w:val="28"/>
            <w:u w:val="none"/>
          </w:rPr>
          <w:t>Explain</w:t>
        </w:r>
      </w:hyperlink>
      <w:r w:rsidRPr="004550C6">
        <w:rPr>
          <w:rFonts w:ascii="Times New Roman" w:hAnsi="Times New Roman" w:cs="Times New Roman"/>
          <w:b/>
          <w:bCs/>
          <w:color w:val="000000"/>
          <w:sz w:val="28"/>
          <w:szCs w:val="28"/>
        </w:rPr>
        <w:t xml:space="preserve"> about Life Cycle of MapReduce?</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 xml:space="preserve">When the user submits a MapReduce job to </w:t>
      </w:r>
      <w:proofErr w:type="gramStart"/>
      <w:r w:rsidRPr="004550C6">
        <w:rPr>
          <w:rFonts w:ascii="Times New Roman" w:eastAsia="Times New Roman" w:hAnsi="Times New Roman" w:cs="Times New Roman"/>
          <w:color w:val="000000"/>
          <w:sz w:val="28"/>
          <w:szCs w:val="28"/>
          <w:lang w:eastAsia="en-IN"/>
        </w:rPr>
        <w:t>Hadoop :</w:t>
      </w:r>
      <w:proofErr w:type="gramEnd"/>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The local </w:t>
      </w:r>
      <w:hyperlink r:id="rId40" w:anchor="id_41412" w:history="1">
        <w:r w:rsidRPr="004550C6">
          <w:rPr>
            <w:rFonts w:ascii="Times New Roman" w:eastAsia="Times New Roman" w:hAnsi="Times New Roman" w:cs="Times New Roman"/>
            <w:color w:val="000000"/>
            <w:sz w:val="28"/>
            <w:szCs w:val="28"/>
            <w:lang w:eastAsia="en-IN"/>
          </w:rPr>
          <w:t>Job Client</w:t>
        </w:r>
      </w:hyperlink>
      <w:r w:rsidRPr="004550C6">
        <w:rPr>
          <w:rFonts w:ascii="Times New Roman" w:eastAsia="Times New Roman" w:hAnsi="Times New Roman" w:cs="Times New Roman"/>
          <w:color w:val="000000"/>
          <w:sz w:val="28"/>
          <w:szCs w:val="28"/>
          <w:lang w:eastAsia="en-IN"/>
        </w:rPr>
        <w:t xml:space="preserve"> prepares the job for </w:t>
      </w:r>
      <w:proofErr w:type="gramStart"/>
      <w:r w:rsidRPr="004550C6">
        <w:rPr>
          <w:rFonts w:ascii="Times New Roman" w:eastAsia="Times New Roman" w:hAnsi="Times New Roman" w:cs="Times New Roman"/>
          <w:color w:val="000000"/>
          <w:sz w:val="28"/>
          <w:szCs w:val="28"/>
          <w:lang w:eastAsia="en-IN"/>
        </w:rPr>
        <w:t>submission(</w:t>
      </w:r>
      <w:proofErr w:type="gramEnd"/>
      <w:r w:rsidRPr="004550C6">
        <w:rPr>
          <w:rFonts w:ascii="Times New Roman" w:eastAsia="Times New Roman" w:hAnsi="Times New Roman" w:cs="Times New Roman"/>
          <w:color w:val="000000"/>
          <w:sz w:val="28"/>
          <w:szCs w:val="28"/>
          <w:lang w:eastAsia="en-IN"/>
        </w:rPr>
        <w:t>in the form of JAR file) and hands it off to the Job Tracker.</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The </w:t>
      </w:r>
      <w:hyperlink r:id="rId41" w:anchor="id_95146" w:history="1">
        <w:r w:rsidRPr="004550C6">
          <w:rPr>
            <w:rFonts w:ascii="Times New Roman" w:eastAsia="Times New Roman" w:hAnsi="Times New Roman" w:cs="Times New Roman"/>
            <w:color w:val="000000"/>
            <w:sz w:val="28"/>
            <w:szCs w:val="28"/>
            <w:lang w:eastAsia="en-IN"/>
          </w:rPr>
          <w:t>Job Tracker</w:t>
        </w:r>
      </w:hyperlink>
      <w:r w:rsidRPr="004550C6">
        <w:rPr>
          <w:rFonts w:ascii="Times New Roman" w:eastAsia="Times New Roman" w:hAnsi="Times New Roman" w:cs="Times New Roman"/>
          <w:color w:val="000000"/>
          <w:sz w:val="28"/>
          <w:szCs w:val="28"/>
          <w:lang w:eastAsia="en-IN"/>
        </w:rPr>
        <w:t> schedules the job and distributes the map work among the Task Trackers for parallel processing.</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Each </w:t>
      </w:r>
      <w:hyperlink r:id="rId42" w:anchor="id_99146" w:history="1">
        <w:r w:rsidRPr="004550C6">
          <w:rPr>
            <w:rFonts w:ascii="Times New Roman" w:eastAsia="Times New Roman" w:hAnsi="Times New Roman" w:cs="Times New Roman"/>
            <w:color w:val="000000"/>
            <w:sz w:val="28"/>
            <w:szCs w:val="28"/>
            <w:lang w:eastAsia="en-IN"/>
          </w:rPr>
          <w:t>Task Tracker</w:t>
        </w:r>
      </w:hyperlink>
      <w:r w:rsidRPr="004550C6">
        <w:rPr>
          <w:rFonts w:ascii="Times New Roman" w:eastAsia="Times New Roman" w:hAnsi="Times New Roman" w:cs="Times New Roman"/>
          <w:color w:val="000000"/>
          <w:sz w:val="28"/>
          <w:szCs w:val="28"/>
          <w:lang w:eastAsia="en-IN"/>
        </w:rPr>
        <w:t> initiates a </w:t>
      </w:r>
      <w:hyperlink r:id="rId43" w:anchor="id_43645" w:history="1">
        <w:r w:rsidRPr="004550C6">
          <w:rPr>
            <w:rFonts w:ascii="Times New Roman" w:eastAsia="Times New Roman" w:hAnsi="Times New Roman" w:cs="Times New Roman"/>
            <w:color w:val="000000"/>
            <w:sz w:val="28"/>
            <w:szCs w:val="28"/>
            <w:lang w:eastAsia="en-IN"/>
          </w:rPr>
          <w:t>Map Task</w:t>
        </w:r>
      </w:hyperlink>
      <w:r w:rsidRPr="004550C6">
        <w:rPr>
          <w:rFonts w:ascii="Times New Roman" w:eastAsia="Times New Roman" w:hAnsi="Times New Roman" w:cs="Times New Roman"/>
          <w:color w:val="000000"/>
          <w:sz w:val="28"/>
          <w:szCs w:val="28"/>
          <w:lang w:eastAsia="en-IN"/>
        </w:rPr>
        <w:t>. The Job Tracker receives progress information from the Task Trackers.</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As map results become available, the Job Tracker distributes the reduce work among the Task Trackers for parallel processing.</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Each Task Tracker initiates a </w:t>
      </w:r>
      <w:hyperlink r:id="rId44" w:anchor="id_82011" w:history="1">
        <w:r w:rsidRPr="004550C6">
          <w:rPr>
            <w:rFonts w:ascii="Times New Roman" w:eastAsia="Times New Roman" w:hAnsi="Times New Roman" w:cs="Times New Roman"/>
            <w:color w:val="000000"/>
            <w:sz w:val="28"/>
            <w:szCs w:val="28"/>
            <w:lang w:eastAsia="en-IN"/>
          </w:rPr>
          <w:t>Reduce Task</w:t>
        </w:r>
      </w:hyperlink>
      <w:r w:rsidRPr="004550C6">
        <w:rPr>
          <w:rFonts w:ascii="Times New Roman" w:eastAsia="Times New Roman" w:hAnsi="Times New Roman" w:cs="Times New Roman"/>
          <w:color w:val="000000"/>
          <w:sz w:val="28"/>
          <w:szCs w:val="28"/>
          <w:lang w:eastAsia="en-IN"/>
        </w:rPr>
        <w:t> to perform the work. The Job Tracker receives progress information from the Task Trackers.</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The Job tracker consolidates the output and the Final results will send back to the client.</w:t>
      </w:r>
    </w:p>
    <w:p w:rsidR="004550C6" w:rsidRPr="004550C6" w:rsidRDefault="00BD6488" w:rsidP="004550C6">
      <w:pPr>
        <w:pStyle w:val="NoSpacing"/>
        <w:rPr>
          <w:rFonts w:ascii="Times New Roman" w:eastAsia="Times New Roman" w:hAnsi="Times New Roman" w:cs="Times New Roman"/>
          <w:color w:val="666666"/>
          <w:sz w:val="28"/>
          <w:szCs w:val="28"/>
          <w:lang w:eastAsia="en-IN"/>
        </w:rPr>
      </w:pPr>
      <w:r>
        <w:rPr>
          <w:rFonts w:ascii="Times New Roman" w:eastAsia="Times New Roman" w:hAnsi="Times New Roman" w:cs="Times New Roman"/>
          <w:noProof/>
          <w:color w:val="666666"/>
          <w:sz w:val="28"/>
          <w:szCs w:val="28"/>
          <w:lang w:eastAsia="en-IN"/>
        </w:rPr>
        <w:pict>
          <v:shapetype id="_x0000_t202" coordsize="21600,21600" o:spt="202" path="m,l,21600r21600,l21600,xe">
            <v:stroke joinstyle="miter"/>
            <v:path gradientshapeok="t" o:connecttype="rect"/>
          </v:shapetype>
          <v:shape id="_x0000_s1044" type="#_x0000_t202" style="position:absolute;margin-left:-1.5pt;margin-top:25.85pt;width:81pt;height:36.75pt;z-index:251624448" strokeweight="1.5pt">
            <v:textbox style="mso-next-textbox:#_x0000_s1044">
              <w:txbxContent>
                <w:p w:rsidR="003138EF" w:rsidRPr="004F3ECA" w:rsidRDefault="003138EF" w:rsidP="004550C6">
                  <w:pPr>
                    <w:spacing w:before="120"/>
                    <w:jc w:val="center"/>
                    <w:rPr>
                      <w:b/>
                    </w:rPr>
                  </w:pPr>
                  <w:r w:rsidRPr="004F3ECA">
                    <w:rPr>
                      <w:b/>
                    </w:rPr>
                    <w:t>CLIENT</w:t>
                  </w:r>
                </w:p>
              </w:txbxContent>
            </v:textbox>
          </v:shape>
        </w:pict>
      </w:r>
      <w:r>
        <w:rPr>
          <w:rFonts w:ascii="Times New Roman" w:eastAsia="Times New Roman" w:hAnsi="Times New Roman" w:cs="Times New Roman"/>
          <w:noProof/>
          <w:color w:val="666666"/>
          <w:sz w:val="28"/>
          <w:szCs w:val="28"/>
          <w:lang w:eastAsia="en-IN"/>
        </w:rPr>
        <w:pict>
          <v:shape id="_x0000_s1045" type="#_x0000_t202" style="position:absolute;margin-left:186pt;margin-top:25.1pt;width:75pt;height:36.75pt;z-index:251625472" strokeweight="1.5pt">
            <v:textbox style="mso-next-textbox:#_x0000_s1045">
              <w:txbxContent>
                <w:p w:rsidR="003138EF" w:rsidRPr="004F3ECA" w:rsidRDefault="003138EF" w:rsidP="004550C6">
                  <w:pPr>
                    <w:spacing w:before="120" w:after="0"/>
                    <w:rPr>
                      <w:b/>
                      <w:sz w:val="24"/>
                      <w:szCs w:val="24"/>
                    </w:rPr>
                  </w:pPr>
                  <w:r w:rsidRPr="004F3ECA">
                    <w:rPr>
                      <w:b/>
                      <w:sz w:val="24"/>
                      <w:szCs w:val="24"/>
                    </w:rPr>
                    <w:t>Job Tracker</w:t>
                  </w:r>
                </w:p>
              </w:txbxContent>
            </v:textbox>
          </v:shape>
        </w:pict>
      </w:r>
      <w:r>
        <w:rPr>
          <w:rFonts w:ascii="Times New Roman" w:eastAsia="Times New Roman" w:hAnsi="Times New Roman" w:cs="Times New Roman"/>
          <w:noProof/>
          <w:color w:val="666666"/>
          <w:sz w:val="28"/>
          <w:szCs w:val="28"/>
          <w:lang w:eastAsia="en-IN"/>
        </w:rPr>
        <w:pict>
          <v:shape id="_x0000_s1042" type="#_x0000_t202" style="position:absolute;margin-left:97.5pt;margin-top:10.85pt;width:1in;height:24.75pt;z-index:251626496" strokecolor="white">
            <v:textbox style="mso-next-textbox:#_x0000_s1042">
              <w:txbxContent>
                <w:p w:rsidR="003138EF" w:rsidRPr="002473B3" w:rsidRDefault="003138EF" w:rsidP="004550C6">
                  <w:r w:rsidRPr="002473B3">
                    <w:t>Submits job</w:t>
                  </w:r>
                </w:p>
              </w:txbxContent>
            </v:textbox>
          </v:shape>
        </w:pict>
      </w: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shape id="_x0000_s1043" type="#_x0000_t202" style="position:absolute;margin-left:104.25pt;margin-top:12.55pt;width:61.5pt;height:21.75pt;z-index:251627520" strokecolor="white">
            <v:textbox>
              <w:txbxContent>
                <w:p w:rsidR="003138EF" w:rsidRDefault="003138EF" w:rsidP="004550C6">
                  <w:proofErr w:type="gramStart"/>
                  <w:r>
                    <w:t>output</w:t>
                  </w:r>
                  <w:proofErr w:type="gramEnd"/>
                </w:p>
              </w:txbxContent>
            </v:textbox>
          </v:shape>
        </w:pict>
      </w: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shapetype id="_x0000_t32" coordsize="21600,21600" o:spt="32" o:oned="t" path="m,l21600,21600e" filled="f">
            <v:path arrowok="t" fillok="f" o:connecttype="none"/>
            <o:lock v:ext="edit" shapetype="t"/>
          </v:shapetype>
          <v:shape id="_x0000_s1054" type="#_x0000_t32" style="position:absolute;margin-left:57pt;margin-top:7.45pt;width:129pt;height:111.95pt;flip:y;z-index:251633664" o:connectortype="straight">
            <v:stroke endarrow="block"/>
          </v:shape>
        </w:pict>
      </w:r>
      <w:r>
        <w:rPr>
          <w:rFonts w:ascii="Times New Roman" w:hAnsi="Times New Roman" w:cs="Times New Roman"/>
          <w:noProof/>
          <w:color w:val="000000"/>
          <w:sz w:val="28"/>
          <w:szCs w:val="28"/>
          <w:lang w:eastAsia="en-IN"/>
        </w:rPr>
        <w:pict>
          <v:shape id="_x0000_s1049" type="#_x0000_t32" style="position:absolute;margin-left:84pt;margin-top:1.45pt;width:106.5pt;height:.75pt;z-index:251629568" o:connectortype="straight" strokeweight="1pt">
            <v:stroke endarrow="block"/>
          </v:shape>
        </w:pict>
      </w:r>
      <w:r>
        <w:rPr>
          <w:rFonts w:ascii="Times New Roman" w:hAnsi="Times New Roman" w:cs="Times New Roman"/>
          <w:noProof/>
          <w:color w:val="000000"/>
          <w:sz w:val="28"/>
          <w:szCs w:val="28"/>
          <w:lang w:eastAsia="en-IN"/>
        </w:rPr>
        <w:pict>
          <v:shape id="_x0000_s1041" type="#_x0000_t202" style="position:absolute;margin-left:293.25pt;margin-top:7.45pt;width:177pt;height:36pt;z-index:251630592" strokecolor="white">
            <v:textbox>
              <w:txbxContent>
                <w:p w:rsidR="003138EF" w:rsidRDefault="003138EF" w:rsidP="004550C6">
                  <w:pPr>
                    <w:spacing w:after="0"/>
                  </w:pPr>
                  <w:r>
                    <w:t>JT assigns Tasks to TTS,</w:t>
                  </w:r>
                </w:p>
                <w:p w:rsidR="003138EF" w:rsidRDefault="003138EF" w:rsidP="004550C6">
                  <w:pPr>
                    <w:spacing w:after="0"/>
                  </w:pPr>
                  <w:r>
                    <w:t>TT reports back to JT about task.</w:t>
                  </w:r>
                </w:p>
                <w:p w:rsidR="003138EF" w:rsidRDefault="003138EF" w:rsidP="004550C6"/>
                <w:p w:rsidR="003138EF" w:rsidRDefault="003138EF" w:rsidP="004550C6"/>
                <w:p w:rsidR="003138EF" w:rsidRDefault="003138EF" w:rsidP="004550C6"/>
              </w:txbxContent>
            </v:textbox>
          </v:shape>
        </w:pict>
      </w:r>
      <w:r>
        <w:rPr>
          <w:rFonts w:ascii="Times New Roman" w:hAnsi="Times New Roman" w:cs="Times New Roman"/>
          <w:noProof/>
          <w:color w:val="000000"/>
          <w:sz w:val="28"/>
          <w:szCs w:val="28"/>
          <w:lang w:eastAsia="en-IN"/>
        </w:rPr>
        <w:pict>
          <v:shape id="_x0000_s1055" type="#_x0000_t32" style="position:absolute;margin-left:220.5pt;margin-top:1.45pt;width:140.25pt;height:75pt;flip:x y;z-index:251632640" o:connectortype="straight">
            <v:stroke endarrow="block"/>
          </v:shape>
        </w:pict>
      </w:r>
      <w:r>
        <w:rPr>
          <w:rFonts w:ascii="Times New Roman" w:hAnsi="Times New Roman" w:cs="Times New Roman"/>
          <w:noProof/>
          <w:color w:val="000000"/>
          <w:sz w:val="28"/>
          <w:szCs w:val="28"/>
          <w:lang w:eastAsia="en-IN"/>
        </w:rPr>
        <w:pict>
          <v:shape id="_x0000_s1051" type="#_x0000_t32" style="position:absolute;margin-left:229.5pt;margin-top:1.45pt;width:141pt;height:75pt;z-index:251635712" o:connectortype="straight">
            <v:stroke endarrow="block"/>
          </v:shape>
        </w:pict>
      </w:r>
      <w:r w:rsidR="004550C6" w:rsidRPr="004550C6">
        <w:rPr>
          <w:rFonts w:ascii="Times New Roman" w:hAnsi="Times New Roman" w:cs="Times New Roman"/>
          <w:color w:val="000000"/>
          <w:sz w:val="28"/>
          <w:szCs w:val="28"/>
        </w:rPr>
        <w:t xml:space="preserve">  </w:t>
      </w:r>
    </w:p>
    <w:p w:rsidR="004550C6" w:rsidRPr="004550C6" w:rsidRDefault="00BD6488" w:rsidP="004550C6">
      <w:pPr>
        <w:pStyle w:val="NoSpacing"/>
        <w:rPr>
          <w:rFonts w:ascii="Times New Roman" w:hAnsi="Times New Roman" w:cs="Times New Roman"/>
          <w:color w:val="333333"/>
          <w:sz w:val="28"/>
          <w:szCs w:val="28"/>
        </w:rPr>
      </w:pPr>
      <w:r w:rsidRPr="00BD6488">
        <w:rPr>
          <w:rFonts w:ascii="Times New Roman" w:hAnsi="Times New Roman" w:cs="Times New Roman"/>
          <w:noProof/>
          <w:color w:val="000000"/>
          <w:sz w:val="28"/>
          <w:szCs w:val="28"/>
          <w:lang w:eastAsia="en-IN"/>
        </w:rPr>
        <w:pict>
          <v:shape id="_x0000_s1052" type="#_x0000_t32" style="position:absolute;margin-left:60.75pt;margin-top:2.85pt;width:125.25pt;height:99.5pt;flip:x;z-index:251634688" o:connectortype="straight">
            <v:stroke endarrow="block"/>
          </v:shape>
        </w:pict>
      </w:r>
      <w:r w:rsidRPr="00BD6488">
        <w:rPr>
          <w:rFonts w:ascii="Times New Roman" w:hAnsi="Times New Roman" w:cs="Times New Roman"/>
          <w:noProof/>
          <w:color w:val="000000"/>
          <w:sz w:val="28"/>
          <w:szCs w:val="28"/>
          <w:lang w:eastAsia="en-IN"/>
        </w:rPr>
        <w:pict>
          <v:shape id="_x0000_s1053" type="#_x0000_t32" style="position:absolute;margin-left:84pt;margin-top:2.1pt;width:106.5pt;height:.75pt;flip:x y;z-index:251628544" o:connectortype="straight" strokeweight="1pt">
            <v:stroke endarrow="block"/>
          </v:shape>
        </w:pict>
      </w:r>
    </w:p>
    <w:p w:rsidR="004550C6" w:rsidRDefault="00BD6488" w:rsidP="004550C6">
      <w:pPr>
        <w:pStyle w:val="NoSpacing"/>
        <w:rPr>
          <w:rFonts w:ascii="Times New Roman" w:hAnsi="Times New Roman" w:cs="Times New Roman"/>
          <w:color w:val="333333"/>
          <w:sz w:val="28"/>
          <w:szCs w:val="28"/>
        </w:rPr>
      </w:pPr>
      <w:r w:rsidRPr="00BD6488">
        <w:rPr>
          <w:rFonts w:ascii="Times New Roman" w:hAnsi="Times New Roman" w:cs="Times New Roman"/>
          <w:noProof/>
          <w:color w:val="000000"/>
          <w:sz w:val="28"/>
          <w:szCs w:val="28"/>
          <w:lang w:eastAsia="en-IN"/>
        </w:rPr>
        <w:pict>
          <v:shape id="_x0000_s1056" type="#_x0000_t32" style="position:absolute;margin-left:220.5pt;margin-top:11.25pt;width:3.75pt;height:75pt;flip:x y;z-index:251631616" o:connectortype="straight">
            <v:stroke endarrow="block"/>
          </v:shape>
        </w:pict>
      </w:r>
    </w:p>
    <w:p w:rsidR="004550C6" w:rsidRDefault="00BD6488" w:rsidP="004550C6">
      <w:pPr>
        <w:pStyle w:val="NoSpacing"/>
        <w:rPr>
          <w:rFonts w:ascii="Times New Roman" w:hAnsi="Times New Roman" w:cs="Times New Roman"/>
          <w:color w:val="333333"/>
          <w:sz w:val="28"/>
          <w:szCs w:val="28"/>
        </w:rPr>
      </w:pPr>
      <w:r w:rsidRPr="00BD6488">
        <w:rPr>
          <w:rFonts w:ascii="Times New Roman" w:hAnsi="Times New Roman" w:cs="Times New Roman"/>
          <w:noProof/>
          <w:color w:val="000000"/>
          <w:sz w:val="28"/>
          <w:szCs w:val="28"/>
          <w:lang w:eastAsia="en-IN"/>
        </w:rPr>
        <w:pict>
          <v:shape id="_x0000_s1050" type="#_x0000_t32" style="position:absolute;margin-left:229.5pt;margin-top:8.65pt;width:5.25pt;height:75pt;z-index:251636736" o:connectortype="straight">
            <v:stroke endarrow="block"/>
          </v:shape>
        </w:pict>
      </w:r>
    </w:p>
    <w:p w:rsidR="004550C6" w:rsidRDefault="004550C6" w:rsidP="004550C6">
      <w:pPr>
        <w:pStyle w:val="NoSpacing"/>
        <w:rPr>
          <w:rFonts w:ascii="Times New Roman" w:hAnsi="Times New Roman" w:cs="Times New Roman"/>
          <w:color w:val="333333"/>
          <w:sz w:val="28"/>
          <w:szCs w:val="28"/>
        </w:rPr>
      </w:pPr>
    </w:p>
    <w:p w:rsidR="004550C6" w:rsidRDefault="004550C6" w:rsidP="004550C6">
      <w:pPr>
        <w:pStyle w:val="NoSpacing"/>
        <w:rPr>
          <w:rFonts w:ascii="Times New Roman" w:hAnsi="Times New Roman" w:cs="Times New Roman"/>
          <w:color w:val="333333"/>
          <w:sz w:val="28"/>
          <w:szCs w:val="28"/>
        </w:rPr>
      </w:pPr>
    </w:p>
    <w:p w:rsidR="004550C6" w:rsidRPr="004550C6" w:rsidRDefault="00BD6488" w:rsidP="004550C6">
      <w:pPr>
        <w:pStyle w:val="NoSpacing"/>
        <w:rPr>
          <w:rFonts w:ascii="Times New Roman" w:hAnsi="Times New Roman" w:cs="Times New Roman"/>
          <w:color w:val="333333"/>
          <w:sz w:val="28"/>
          <w:szCs w:val="28"/>
        </w:rPr>
      </w:pPr>
      <w:r>
        <w:rPr>
          <w:rFonts w:ascii="Times New Roman" w:hAnsi="Times New Roman" w:cs="Times New Roman"/>
          <w:noProof/>
          <w:color w:val="333333"/>
          <w:sz w:val="28"/>
          <w:szCs w:val="28"/>
          <w:lang w:eastAsia="en-IN"/>
        </w:rPr>
        <w:pict>
          <v:shape id="_x0000_s1046" type="#_x0000_t202" style="position:absolute;margin-left:46.5pt;margin-top:22.8pt;width:79.5pt;height:36.75pt;z-index:251637760" strokeweight="1.5pt">
            <v:textbox style="mso-next-textbox:#_x0000_s1046">
              <w:txbxContent>
                <w:p w:rsidR="003138EF" w:rsidRPr="004F3ECA" w:rsidRDefault="003138EF" w:rsidP="004550C6">
                  <w:pPr>
                    <w:spacing w:before="120" w:after="0"/>
                    <w:rPr>
                      <w:b/>
                      <w:sz w:val="24"/>
                      <w:szCs w:val="24"/>
                    </w:rPr>
                  </w:pPr>
                  <w:r>
                    <w:rPr>
                      <w:b/>
                      <w:sz w:val="24"/>
                      <w:szCs w:val="24"/>
                    </w:rPr>
                    <w:t>Task</w:t>
                  </w:r>
                  <w:r w:rsidRPr="004F3ECA">
                    <w:rPr>
                      <w:b/>
                      <w:sz w:val="24"/>
                      <w:szCs w:val="24"/>
                    </w:rPr>
                    <w:t xml:space="preserve"> Tracker</w:t>
                  </w:r>
                </w:p>
              </w:txbxContent>
            </v:textbox>
          </v:shape>
        </w:pict>
      </w:r>
      <w:r>
        <w:rPr>
          <w:rFonts w:ascii="Times New Roman" w:hAnsi="Times New Roman" w:cs="Times New Roman"/>
          <w:noProof/>
          <w:color w:val="333333"/>
          <w:sz w:val="28"/>
          <w:szCs w:val="28"/>
          <w:lang w:eastAsia="en-IN"/>
        </w:rPr>
        <w:pict>
          <v:shape id="_x0000_s1048" type="#_x0000_t202" style="position:absolute;margin-left:332.85pt;margin-top:22.8pt;width:78.9pt;height:36.75pt;z-index:251638784" strokeweight="1.5pt">
            <v:textbox style="mso-next-textbox:#_x0000_s1048">
              <w:txbxContent>
                <w:p w:rsidR="003138EF" w:rsidRPr="004F3ECA" w:rsidRDefault="003138EF" w:rsidP="004550C6">
                  <w:pPr>
                    <w:spacing w:before="120" w:after="0"/>
                    <w:rPr>
                      <w:b/>
                      <w:sz w:val="24"/>
                      <w:szCs w:val="24"/>
                    </w:rPr>
                  </w:pPr>
                  <w:r>
                    <w:rPr>
                      <w:b/>
                      <w:sz w:val="24"/>
                      <w:szCs w:val="24"/>
                    </w:rPr>
                    <w:t>Task</w:t>
                  </w:r>
                  <w:r w:rsidRPr="004F3ECA">
                    <w:rPr>
                      <w:b/>
                      <w:sz w:val="24"/>
                      <w:szCs w:val="24"/>
                    </w:rPr>
                    <w:t xml:space="preserve"> Tracker</w:t>
                  </w:r>
                </w:p>
              </w:txbxContent>
            </v:textbox>
          </v:shape>
        </w:pict>
      </w:r>
      <w:r>
        <w:rPr>
          <w:rFonts w:ascii="Times New Roman" w:hAnsi="Times New Roman" w:cs="Times New Roman"/>
          <w:noProof/>
          <w:color w:val="333333"/>
          <w:sz w:val="28"/>
          <w:szCs w:val="28"/>
          <w:lang w:eastAsia="en-IN"/>
        </w:rPr>
        <w:pict>
          <v:shape id="_x0000_s1047" type="#_x0000_t202" style="position:absolute;margin-left:190.5pt;margin-top:22.8pt;width:79.5pt;height:36.75pt;z-index:251639808" strokeweight="1.5pt">
            <v:textbox style="mso-next-textbox:#_x0000_s1047">
              <w:txbxContent>
                <w:p w:rsidR="003138EF" w:rsidRPr="004F3ECA" w:rsidRDefault="003138EF" w:rsidP="004550C6">
                  <w:pPr>
                    <w:spacing w:before="120" w:after="0"/>
                    <w:rPr>
                      <w:b/>
                      <w:sz w:val="24"/>
                      <w:szCs w:val="24"/>
                    </w:rPr>
                  </w:pPr>
                  <w:r>
                    <w:rPr>
                      <w:b/>
                      <w:sz w:val="24"/>
                      <w:szCs w:val="24"/>
                    </w:rPr>
                    <w:t>Task</w:t>
                  </w:r>
                  <w:r w:rsidRPr="004F3ECA">
                    <w:rPr>
                      <w:b/>
                      <w:sz w:val="24"/>
                      <w:szCs w:val="24"/>
                    </w:rPr>
                    <w:t xml:space="preserve"> Tracker</w:t>
                  </w:r>
                </w:p>
              </w:txbxContent>
            </v:textbox>
          </v:shape>
        </w:pict>
      </w:r>
    </w:p>
    <w:p w:rsidR="004550C6" w:rsidRDefault="004550C6" w:rsidP="004550C6">
      <w:pPr>
        <w:pStyle w:val="NoSpacing"/>
        <w:rPr>
          <w:rFonts w:ascii="Times New Roman" w:hAnsi="Times New Roman" w:cs="Times New Roman"/>
          <w:color w:val="000000"/>
          <w:sz w:val="28"/>
          <w:szCs w:val="28"/>
          <w:shd w:val="clear" w:color="auto" w:fill="FFFFFF"/>
        </w:rPr>
      </w:pPr>
    </w:p>
    <w:p w:rsidR="004550C6" w:rsidRDefault="004550C6" w:rsidP="004550C6">
      <w:pPr>
        <w:pStyle w:val="NoSpacing"/>
        <w:rPr>
          <w:rFonts w:ascii="Times New Roman" w:hAnsi="Times New Roman" w:cs="Times New Roman"/>
          <w:color w:val="000000"/>
          <w:sz w:val="28"/>
          <w:szCs w:val="28"/>
          <w:shd w:val="clear" w:color="auto" w:fill="FFFFFF"/>
        </w:rPr>
      </w:pPr>
    </w:p>
    <w:p w:rsidR="004550C6" w:rsidRDefault="004550C6" w:rsidP="004550C6">
      <w:pPr>
        <w:pStyle w:val="NoSpacing"/>
        <w:rPr>
          <w:rFonts w:ascii="Times New Roman" w:hAnsi="Times New Roman" w:cs="Times New Roman"/>
          <w:color w:val="000000"/>
          <w:sz w:val="28"/>
          <w:szCs w:val="28"/>
          <w:shd w:val="clear" w:color="auto" w:fill="FFFFFF"/>
        </w:rPr>
      </w:pPr>
    </w:p>
    <w:p w:rsidR="004550C6" w:rsidRDefault="004550C6" w:rsidP="004550C6">
      <w:pPr>
        <w:pStyle w:val="NoSpacing"/>
        <w:rPr>
          <w:rFonts w:ascii="Times New Roman" w:hAnsi="Times New Roman" w:cs="Times New Roman"/>
          <w:color w:val="000000"/>
          <w:sz w:val="28"/>
          <w:szCs w:val="28"/>
          <w:shd w:val="clear" w:color="auto" w:fill="FFFFFF"/>
        </w:rPr>
      </w:pPr>
    </w:p>
    <w:p w:rsidR="004550C6" w:rsidRDefault="004550C6" w:rsidP="004550C6">
      <w:pPr>
        <w:pStyle w:val="NoSpacing"/>
        <w:rPr>
          <w:rFonts w:ascii="Times New Roman" w:hAnsi="Times New Roman" w:cs="Times New Roman"/>
          <w:color w:val="000000"/>
          <w:sz w:val="28"/>
          <w:szCs w:val="28"/>
          <w:shd w:val="clear" w:color="auto" w:fill="FFFFFF"/>
        </w:rPr>
      </w:pPr>
    </w:p>
    <w:p w:rsidR="004550C6" w:rsidRDefault="004550C6" w:rsidP="004550C6">
      <w:pPr>
        <w:pStyle w:val="NoSpacing"/>
        <w:rPr>
          <w:rFonts w:ascii="Times New Roman" w:hAnsi="Times New Roman" w:cs="Times New Roman"/>
          <w:color w:val="000000"/>
          <w:sz w:val="28"/>
          <w:szCs w:val="28"/>
          <w:shd w:val="clear" w:color="auto" w:fill="FFFFFF"/>
        </w:rPr>
      </w:pPr>
    </w:p>
    <w:p w:rsidR="004550C6" w:rsidRPr="004550C6" w:rsidRDefault="004550C6" w:rsidP="004550C6">
      <w:pPr>
        <w:pStyle w:val="NoSpacing"/>
        <w:rPr>
          <w:rFonts w:ascii="Times New Roman" w:hAnsi="Times New Roman" w:cs="Times New Roman"/>
          <w:b/>
          <w:color w:val="000000"/>
          <w:sz w:val="28"/>
          <w:szCs w:val="28"/>
          <w:shd w:val="clear" w:color="auto" w:fill="FFFFFF"/>
        </w:rPr>
      </w:pPr>
      <w:r w:rsidRPr="004550C6">
        <w:rPr>
          <w:rFonts w:ascii="Times New Roman" w:hAnsi="Times New Roman" w:cs="Times New Roman"/>
          <w:b/>
          <w:color w:val="000000"/>
          <w:sz w:val="28"/>
          <w:szCs w:val="28"/>
          <w:shd w:val="clear" w:color="auto" w:fill="FFFFFF"/>
        </w:rPr>
        <w:t xml:space="preserve">3. What is Map Phase &amp; Reducer </w:t>
      </w:r>
      <w:proofErr w:type="gramStart"/>
      <w:r w:rsidRPr="004550C6">
        <w:rPr>
          <w:rFonts w:ascii="Times New Roman" w:hAnsi="Times New Roman" w:cs="Times New Roman"/>
          <w:b/>
          <w:color w:val="000000"/>
          <w:sz w:val="28"/>
          <w:szCs w:val="28"/>
          <w:shd w:val="clear" w:color="auto" w:fill="FFFFFF"/>
        </w:rPr>
        <w:t>Phase ?</w:t>
      </w:r>
      <w:proofErr w:type="gramEnd"/>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ab/>
      </w:r>
      <w:proofErr w:type="gramStart"/>
      <w:r w:rsidRPr="004550C6">
        <w:rPr>
          <w:rFonts w:ascii="Times New Roman" w:hAnsi="Times New Roman" w:cs="Times New Roman"/>
          <w:color w:val="000000"/>
          <w:sz w:val="28"/>
          <w:szCs w:val="28"/>
        </w:rPr>
        <w:t>‘</w:t>
      </w:r>
      <w:r w:rsidRPr="004550C6">
        <w:rPr>
          <w:rStyle w:val="Emphasis"/>
          <w:rFonts w:ascii="Times New Roman" w:hAnsi="Times New Roman" w:cs="Times New Roman"/>
          <w:i w:val="0"/>
          <w:color w:val="000000"/>
          <w:sz w:val="28"/>
          <w:szCs w:val="28"/>
          <w:bdr w:val="none" w:sz="0" w:space="0" w:color="auto" w:frame="1"/>
        </w:rPr>
        <w:t>Maps</w:t>
      </w:r>
      <w:r w:rsidRPr="004550C6">
        <w:rPr>
          <w:rFonts w:ascii="Times New Roman" w:hAnsi="Times New Roman" w:cs="Times New Roman"/>
          <w:color w:val="000000"/>
          <w:sz w:val="28"/>
          <w:szCs w:val="28"/>
        </w:rPr>
        <w:t>‘ and</w:t>
      </w:r>
      <w:proofErr w:type="gramEnd"/>
      <w:r w:rsidRPr="004550C6">
        <w:rPr>
          <w:rFonts w:ascii="Times New Roman" w:hAnsi="Times New Roman" w:cs="Times New Roman"/>
          <w:color w:val="000000"/>
          <w:sz w:val="28"/>
          <w:szCs w:val="28"/>
        </w:rPr>
        <w:t xml:space="preserve"> ‘</w:t>
      </w:r>
      <w:r w:rsidRPr="004550C6">
        <w:rPr>
          <w:rStyle w:val="Emphasis"/>
          <w:rFonts w:ascii="Times New Roman" w:hAnsi="Times New Roman" w:cs="Times New Roman"/>
          <w:i w:val="0"/>
          <w:color w:val="000000"/>
          <w:sz w:val="28"/>
          <w:szCs w:val="28"/>
          <w:bdr w:val="none" w:sz="0" w:space="0" w:color="auto" w:frame="1"/>
        </w:rPr>
        <w:t>Reducer</w:t>
      </w:r>
      <w:r w:rsidRPr="004550C6">
        <w:rPr>
          <w:rFonts w:ascii="Times New Roman" w:hAnsi="Times New Roman" w:cs="Times New Roman"/>
          <w:color w:val="000000"/>
          <w:sz w:val="28"/>
          <w:szCs w:val="28"/>
        </w:rPr>
        <w:t>‘ are two phases of solving a query in HDFS. ‘Map’ is responsible to read data from input location, and based on the input type, it will generate a</w:t>
      </w:r>
      <w:r w:rsidRPr="004550C6">
        <w:rPr>
          <w:rStyle w:val="apple-converted-space"/>
          <w:rFonts w:ascii="Times New Roman" w:hAnsi="Times New Roman" w:cs="Times New Roman"/>
          <w:color w:val="000000"/>
          <w:sz w:val="28"/>
          <w:szCs w:val="28"/>
        </w:rPr>
        <w:t> </w:t>
      </w:r>
      <w:r w:rsidRPr="004550C6">
        <w:rPr>
          <w:rStyle w:val="Emphasis"/>
          <w:rFonts w:ascii="Times New Roman" w:hAnsi="Times New Roman" w:cs="Times New Roman"/>
          <w:i w:val="0"/>
          <w:color w:val="000000"/>
          <w:sz w:val="28"/>
          <w:szCs w:val="28"/>
          <w:bdr w:val="none" w:sz="0" w:space="0" w:color="auto" w:frame="1"/>
        </w:rPr>
        <w:t>key value pair,</w:t>
      </w:r>
      <w:r w:rsidRPr="004550C6">
        <w:rPr>
          <w:rStyle w:val="apple-converted-space"/>
          <w:rFonts w:ascii="Times New Roman" w:hAnsi="Times New Roman" w:cs="Times New Roman"/>
          <w:iCs/>
          <w:color w:val="000000"/>
          <w:sz w:val="28"/>
          <w:szCs w:val="28"/>
          <w:bdr w:val="none" w:sz="0" w:space="0" w:color="auto" w:frame="1"/>
        </w:rPr>
        <w:t> </w:t>
      </w:r>
      <w:r w:rsidRPr="004550C6">
        <w:rPr>
          <w:rFonts w:ascii="Times New Roman" w:hAnsi="Times New Roman" w:cs="Times New Roman"/>
          <w:color w:val="000000"/>
          <w:sz w:val="28"/>
          <w:szCs w:val="28"/>
        </w:rPr>
        <w:t>that is, an intermediate output in local machine</w:t>
      </w:r>
      <w:r w:rsidRPr="004550C6">
        <w:rPr>
          <w:rStyle w:val="Emphasis"/>
          <w:rFonts w:ascii="Times New Roman" w:hAnsi="Times New Roman" w:cs="Times New Roman"/>
          <w:i w:val="0"/>
          <w:color w:val="000000"/>
          <w:sz w:val="28"/>
          <w:szCs w:val="28"/>
          <w:bdr w:val="none" w:sz="0" w:space="0" w:color="auto" w:frame="1"/>
        </w:rPr>
        <w:t>.</w:t>
      </w:r>
      <w:r w:rsidRPr="004550C6">
        <w:rPr>
          <w:rFonts w:ascii="Times New Roman" w:hAnsi="Times New Roman" w:cs="Times New Roman"/>
          <w:color w:val="000000"/>
          <w:sz w:val="28"/>
          <w:szCs w:val="28"/>
        </w:rPr>
        <w:t> ’Reducer’ is responsible to process the intermediate output received from the mapper and generate the final output.</w:t>
      </w: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shape id="_x0000_s1033" type="#_x0000_t202" style="position:absolute;margin-left:405.75pt;margin-top:9.4pt;width:28.5pt;height:70.5pt;z-index:251640832" strokeweight="1.5pt">
            <v:textbox>
              <w:txbxContent>
                <w:p w:rsidR="003138EF" w:rsidRPr="00F4277B" w:rsidRDefault="003138EF" w:rsidP="004550C6">
                  <w:pPr>
                    <w:spacing w:after="0" w:line="200" w:lineRule="exact"/>
                    <w:jc w:val="center"/>
                    <w:rPr>
                      <w:b/>
                    </w:rPr>
                  </w:pPr>
                  <w:r w:rsidRPr="00F4277B">
                    <w:rPr>
                      <w:b/>
                    </w:rPr>
                    <w:t>O</w:t>
                  </w:r>
                </w:p>
                <w:p w:rsidR="003138EF" w:rsidRPr="00F4277B" w:rsidRDefault="003138EF" w:rsidP="004550C6">
                  <w:pPr>
                    <w:spacing w:after="0" w:line="200" w:lineRule="exact"/>
                    <w:jc w:val="center"/>
                    <w:rPr>
                      <w:b/>
                    </w:rPr>
                  </w:pPr>
                  <w:r w:rsidRPr="00F4277B">
                    <w:rPr>
                      <w:b/>
                    </w:rPr>
                    <w:t>U</w:t>
                  </w:r>
                </w:p>
                <w:p w:rsidR="003138EF" w:rsidRPr="00F4277B" w:rsidRDefault="003138EF" w:rsidP="004550C6">
                  <w:pPr>
                    <w:spacing w:after="0" w:line="200" w:lineRule="exact"/>
                    <w:jc w:val="center"/>
                    <w:rPr>
                      <w:b/>
                    </w:rPr>
                  </w:pPr>
                  <w:r w:rsidRPr="00F4277B">
                    <w:rPr>
                      <w:b/>
                    </w:rPr>
                    <w:t>T</w:t>
                  </w:r>
                </w:p>
                <w:p w:rsidR="003138EF" w:rsidRPr="00F4277B" w:rsidRDefault="003138EF" w:rsidP="004550C6">
                  <w:pPr>
                    <w:spacing w:after="0" w:line="200" w:lineRule="exact"/>
                    <w:jc w:val="center"/>
                    <w:rPr>
                      <w:b/>
                    </w:rPr>
                  </w:pPr>
                  <w:r w:rsidRPr="00F4277B">
                    <w:rPr>
                      <w:b/>
                    </w:rPr>
                    <w:t>P</w:t>
                  </w:r>
                </w:p>
                <w:p w:rsidR="003138EF" w:rsidRPr="00F4277B" w:rsidRDefault="003138EF" w:rsidP="004550C6">
                  <w:pPr>
                    <w:spacing w:after="0" w:line="200" w:lineRule="exact"/>
                    <w:jc w:val="center"/>
                    <w:rPr>
                      <w:b/>
                    </w:rPr>
                  </w:pPr>
                  <w:r w:rsidRPr="00F4277B">
                    <w:rPr>
                      <w:b/>
                    </w:rPr>
                    <w:t>U</w:t>
                  </w:r>
                </w:p>
                <w:p w:rsidR="003138EF" w:rsidRPr="00F4277B" w:rsidRDefault="003138EF" w:rsidP="004550C6">
                  <w:pPr>
                    <w:spacing w:after="0" w:line="200" w:lineRule="exact"/>
                    <w:jc w:val="center"/>
                    <w:rPr>
                      <w:b/>
                    </w:rPr>
                  </w:pPr>
                  <w:r w:rsidRPr="00F4277B">
                    <w:rPr>
                      <w:b/>
                    </w:rPr>
                    <w:t>T</w:t>
                  </w:r>
                </w:p>
              </w:txbxContent>
            </v:textbox>
          </v:shape>
        </w:pict>
      </w:r>
      <w:r>
        <w:rPr>
          <w:rFonts w:ascii="Times New Roman" w:hAnsi="Times New Roman" w:cs="Times New Roman"/>
          <w:noProof/>
          <w:color w:val="000000"/>
          <w:sz w:val="28"/>
          <w:szCs w:val="28"/>
          <w:lang w:eastAsia="en-IN"/>
        </w:rPr>
        <w:pict>
          <v:shape id="_x0000_s1032" type="#_x0000_t202" style="position:absolute;margin-left:9.75pt;margin-top:9.4pt;width:27.75pt;height:61.5pt;z-index:251641856" strokeweight="1.5pt">
            <v:textbox>
              <w:txbxContent>
                <w:p w:rsidR="003138EF" w:rsidRPr="00F4277B" w:rsidRDefault="003138EF" w:rsidP="004550C6">
                  <w:pPr>
                    <w:spacing w:after="0" w:line="200" w:lineRule="exact"/>
                    <w:jc w:val="center"/>
                    <w:rPr>
                      <w:b/>
                    </w:rPr>
                  </w:pPr>
                  <w:r w:rsidRPr="00F4277B">
                    <w:rPr>
                      <w:b/>
                    </w:rPr>
                    <w:t>I</w:t>
                  </w:r>
                </w:p>
                <w:p w:rsidR="003138EF" w:rsidRPr="00F4277B" w:rsidRDefault="003138EF" w:rsidP="004550C6">
                  <w:pPr>
                    <w:spacing w:after="0" w:line="200" w:lineRule="exact"/>
                    <w:jc w:val="center"/>
                    <w:rPr>
                      <w:b/>
                    </w:rPr>
                  </w:pPr>
                  <w:r w:rsidRPr="00F4277B">
                    <w:rPr>
                      <w:b/>
                    </w:rPr>
                    <w:t>N</w:t>
                  </w:r>
                </w:p>
                <w:p w:rsidR="003138EF" w:rsidRPr="00F4277B" w:rsidRDefault="003138EF" w:rsidP="004550C6">
                  <w:pPr>
                    <w:spacing w:after="0" w:line="200" w:lineRule="exact"/>
                    <w:jc w:val="center"/>
                    <w:rPr>
                      <w:b/>
                    </w:rPr>
                  </w:pPr>
                  <w:r w:rsidRPr="00F4277B">
                    <w:rPr>
                      <w:b/>
                    </w:rPr>
                    <w:t>P</w:t>
                  </w:r>
                </w:p>
                <w:p w:rsidR="003138EF" w:rsidRPr="00F4277B" w:rsidRDefault="003138EF" w:rsidP="004550C6">
                  <w:pPr>
                    <w:spacing w:after="0" w:line="200" w:lineRule="exact"/>
                    <w:jc w:val="center"/>
                    <w:rPr>
                      <w:b/>
                    </w:rPr>
                  </w:pPr>
                  <w:r w:rsidRPr="00F4277B">
                    <w:rPr>
                      <w:b/>
                    </w:rPr>
                    <w:t>U</w:t>
                  </w:r>
                </w:p>
                <w:p w:rsidR="003138EF" w:rsidRPr="00F4277B" w:rsidRDefault="003138EF" w:rsidP="004550C6">
                  <w:pPr>
                    <w:spacing w:after="0" w:line="200" w:lineRule="exact"/>
                    <w:jc w:val="center"/>
                    <w:rPr>
                      <w:b/>
                    </w:rPr>
                  </w:pPr>
                  <w:r w:rsidRPr="00F4277B">
                    <w:rPr>
                      <w:b/>
                    </w:rPr>
                    <w:t>T</w:t>
                  </w:r>
                </w:p>
              </w:txbxContent>
            </v:textbox>
          </v:shape>
        </w:pict>
      </w: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shape id="_x0000_s1031" type="#_x0000_t202" style="position:absolute;margin-left:183.75pt;margin-top:12.05pt;width:72.75pt;height:33pt;z-index:251642880" strokeweight="1.5pt">
            <v:textbox>
              <w:txbxContent>
                <w:p w:rsidR="003138EF" w:rsidRDefault="003138EF" w:rsidP="004550C6">
                  <w:pPr>
                    <w:spacing w:after="0" w:line="240" w:lineRule="auto"/>
                    <w:jc w:val="center"/>
                    <w:rPr>
                      <w:b/>
                      <w:i/>
                    </w:rPr>
                  </w:pPr>
                  <w:r w:rsidRPr="00C40EDE">
                    <w:rPr>
                      <w:b/>
                      <w:i/>
                    </w:rPr>
                    <w:t>Sort &amp;</w:t>
                  </w:r>
                </w:p>
                <w:p w:rsidR="003138EF" w:rsidRPr="00C40EDE" w:rsidRDefault="003138EF" w:rsidP="004550C6">
                  <w:pPr>
                    <w:jc w:val="center"/>
                    <w:rPr>
                      <w:b/>
                      <w:i/>
                    </w:rPr>
                  </w:pPr>
                  <w:r w:rsidRPr="00C40EDE">
                    <w:rPr>
                      <w:b/>
                      <w:i/>
                    </w:rPr>
                    <w:t>Shuffle</w:t>
                  </w:r>
                </w:p>
              </w:txbxContent>
            </v:textbox>
          </v:shape>
        </w:pict>
      </w:r>
      <w:r>
        <w:rPr>
          <w:rFonts w:ascii="Times New Roman" w:hAnsi="Times New Roman" w:cs="Times New Roman"/>
          <w:noProof/>
          <w:color w:val="000000"/>
          <w:sz w:val="28"/>
          <w:szCs w:val="28"/>
          <w:lang w:eastAsia="en-IN"/>
        </w:rPr>
        <w:pict>
          <v:shape id="_x0000_s1030" type="#_x0000_t202" style="position:absolute;margin-left:304.5pt;margin-top:16.55pt;width:58.5pt;height:23.25pt;z-index:251643904" strokecolor="white">
            <v:textbox>
              <w:txbxContent>
                <w:p w:rsidR="003138EF" w:rsidRPr="00C40EDE" w:rsidRDefault="003138EF" w:rsidP="004550C6">
                  <w:pPr>
                    <w:rPr>
                      <w:b/>
                      <w:i/>
                    </w:rPr>
                  </w:pPr>
                  <w:r w:rsidRPr="00C40EDE">
                    <w:rPr>
                      <w:b/>
                      <w:i/>
                    </w:rPr>
                    <w:t>Reducer</w:t>
                  </w:r>
                </w:p>
              </w:txbxContent>
            </v:textbox>
          </v:shape>
        </w:pict>
      </w:r>
      <w:r>
        <w:rPr>
          <w:rFonts w:ascii="Times New Roman" w:hAnsi="Times New Roman" w:cs="Times New Roman"/>
          <w:noProof/>
          <w:color w:val="000000"/>
          <w:sz w:val="28"/>
          <w:szCs w:val="28"/>
          <w:lang w:eastAsia="en-IN"/>
        </w:rPr>
        <w:pict>
          <v:shape id="_x0000_s1029" type="#_x0000_t202" style="position:absolute;margin-left:83.25pt;margin-top:16.55pt;width:51.75pt;height:21pt;z-index:251644928" strokecolor="white">
            <v:textbox>
              <w:txbxContent>
                <w:p w:rsidR="003138EF" w:rsidRPr="00C40EDE" w:rsidRDefault="003138EF" w:rsidP="004550C6">
                  <w:pPr>
                    <w:rPr>
                      <w:b/>
                      <w:i/>
                    </w:rPr>
                  </w:pPr>
                  <w:r w:rsidRPr="00C40EDE">
                    <w:rPr>
                      <w:b/>
                      <w:i/>
                    </w:rPr>
                    <w:t>Mapper</w:t>
                  </w:r>
                </w:p>
              </w:txbxContent>
            </v:textbox>
          </v:shape>
        </w:pict>
      </w:r>
      <w:r>
        <w:rPr>
          <w:rFonts w:ascii="Times New Roman" w:hAnsi="Times New Roman" w:cs="Times New Roman"/>
          <w:noProof/>
          <w:color w:val="000000"/>
          <w:sz w:val="28"/>
          <w:szCs w:val="28"/>
          <w:lang w:eastAsia="en-IN"/>
        </w:rPr>
        <w:pict>
          <v:rect id="_x0000_s1028" style="position:absolute;margin-left:300.6pt;margin-top:12.05pt;width:67.5pt;height:32.25pt;z-index:251645952" strokeweight="1.5pt"/>
        </w:pict>
      </w:r>
      <w:r>
        <w:rPr>
          <w:rFonts w:ascii="Times New Roman" w:hAnsi="Times New Roman" w:cs="Times New Roman"/>
          <w:noProof/>
          <w:color w:val="000000"/>
          <w:sz w:val="28"/>
          <w:szCs w:val="28"/>
          <w:lang w:eastAsia="en-IN"/>
        </w:rPr>
        <w:pict>
          <v:rect id="_x0000_s1027" style="position:absolute;margin-left:77.1pt;margin-top:12.8pt;width:67.5pt;height:32.25pt;z-index:251646976" strokeweight="1.5pt"/>
        </w:pict>
      </w: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shape id="_x0000_s1037" type="#_x0000_t32" style="position:absolute;margin-left:368.1pt;margin-top:9.45pt;width:37.65pt;height:0;z-index:251648000" o:connectortype="straight" strokeweight="1.25pt">
            <v:stroke endarrow="block"/>
          </v:shape>
        </w:pict>
      </w:r>
      <w:r>
        <w:rPr>
          <w:rFonts w:ascii="Times New Roman" w:hAnsi="Times New Roman" w:cs="Times New Roman"/>
          <w:noProof/>
          <w:color w:val="000000"/>
          <w:sz w:val="28"/>
          <w:szCs w:val="28"/>
          <w:lang w:eastAsia="en-IN"/>
        </w:rPr>
        <w:pict>
          <v:shape id="_x0000_s1036" type="#_x0000_t32" style="position:absolute;margin-left:256.5pt;margin-top:9.45pt;width:44.1pt;height:0;z-index:251649024" o:connectortype="straight" strokeweight="1.25pt">
            <v:stroke endarrow="block"/>
          </v:shape>
        </w:pict>
      </w:r>
      <w:r>
        <w:rPr>
          <w:rFonts w:ascii="Times New Roman" w:hAnsi="Times New Roman" w:cs="Times New Roman"/>
          <w:noProof/>
          <w:color w:val="000000"/>
          <w:sz w:val="28"/>
          <w:szCs w:val="28"/>
          <w:lang w:eastAsia="en-IN"/>
        </w:rPr>
        <w:pict>
          <v:shape id="_x0000_s1035" type="#_x0000_t32" style="position:absolute;margin-left:144.6pt;margin-top:9.45pt;width:39.15pt;height:0;z-index:251650048" o:connectortype="straight" strokeweight="1.25pt">
            <v:stroke endarrow="block"/>
          </v:shape>
        </w:pict>
      </w:r>
      <w:r>
        <w:rPr>
          <w:rFonts w:ascii="Times New Roman" w:hAnsi="Times New Roman" w:cs="Times New Roman"/>
          <w:noProof/>
          <w:color w:val="000000"/>
          <w:sz w:val="28"/>
          <w:szCs w:val="28"/>
          <w:lang w:eastAsia="en-IN"/>
        </w:rPr>
        <w:pict>
          <v:shape id="_x0000_s1034" type="#_x0000_t32" style="position:absolute;margin-left:37.5pt;margin-top:9.45pt;width:39.6pt;height:0;z-index:251651072" o:connectortype="straight" strokeweight="1.25pt">
            <v:stroke endarrow="block"/>
          </v:shape>
        </w:pict>
      </w: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shape id="_x0000_s1039" type="#_x0000_t202" style="position:absolute;margin-left:300.6pt;margin-top:2.75pt;width:1in;height:26.25pt;z-index:251652096" strokecolor="white">
            <v:textbox>
              <w:txbxContent>
                <w:p w:rsidR="003138EF" w:rsidRDefault="003138EF" w:rsidP="004550C6">
                  <w:pPr>
                    <w:jc w:val="center"/>
                  </w:pPr>
                  <w:r>
                    <w:t>&lt;</w:t>
                  </w:r>
                  <w:proofErr w:type="gramStart"/>
                  <w:r>
                    <w:t>key</w:t>
                  </w:r>
                  <w:proofErr w:type="gramEnd"/>
                  <w:r>
                    <w:t>, value&gt;</w:t>
                  </w:r>
                </w:p>
              </w:txbxContent>
            </v:textbox>
          </v:shape>
        </w:pict>
      </w:r>
      <w:r>
        <w:rPr>
          <w:rFonts w:ascii="Times New Roman" w:hAnsi="Times New Roman" w:cs="Times New Roman"/>
          <w:noProof/>
          <w:color w:val="000000"/>
          <w:sz w:val="28"/>
          <w:szCs w:val="28"/>
          <w:lang w:eastAsia="en-IN"/>
        </w:rPr>
        <w:pict>
          <v:shape id="_x0000_s1038" type="#_x0000_t202" style="position:absolute;margin-left:75.6pt;margin-top:3.5pt;width:1in;height:26.25pt;z-index:251653120" strokecolor="white">
            <v:textbox>
              <w:txbxContent>
                <w:p w:rsidR="003138EF" w:rsidRDefault="003138EF" w:rsidP="004550C6">
                  <w:pPr>
                    <w:jc w:val="center"/>
                  </w:pPr>
                  <w:r>
                    <w:t>&lt;</w:t>
                  </w:r>
                  <w:proofErr w:type="gramStart"/>
                  <w:r>
                    <w:t>key</w:t>
                  </w:r>
                  <w:proofErr w:type="gramEnd"/>
                  <w:r>
                    <w:t>, value&gt;</w:t>
                  </w:r>
                </w:p>
              </w:txbxContent>
            </v:textbox>
          </v:shape>
        </w:pict>
      </w:r>
      <w:r>
        <w:rPr>
          <w:rFonts w:ascii="Times New Roman" w:hAnsi="Times New Roman" w:cs="Times New Roman"/>
          <w:noProof/>
          <w:color w:val="000000"/>
          <w:sz w:val="28"/>
          <w:szCs w:val="28"/>
          <w:lang w:eastAsia="en-IN"/>
        </w:rPr>
        <w:pict>
          <v:shape id="_x0000_s1040" type="#_x0000_t202" style="position:absolute;margin-left:174.6pt;margin-top:2.75pt;width:99pt;height:26.25pt;z-index:251654144" strokecolor="white">
            <v:textbox>
              <w:txbxContent>
                <w:p w:rsidR="003138EF" w:rsidRDefault="003138EF" w:rsidP="004550C6">
                  <w:pPr>
                    <w:jc w:val="center"/>
                  </w:pPr>
                  <w:r>
                    <w:t>&lt;</w:t>
                  </w:r>
                  <w:proofErr w:type="gramStart"/>
                  <w:r>
                    <w:t>key,</w:t>
                  </w:r>
                  <w:proofErr w:type="gramEnd"/>
                  <w:r>
                    <w:t>List (values)&gt;</w:t>
                  </w:r>
                </w:p>
              </w:txbxContent>
            </v:textbox>
          </v:shape>
        </w:pict>
      </w: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b/>
          <w:color w:val="000000"/>
          <w:sz w:val="28"/>
          <w:szCs w:val="28"/>
        </w:rPr>
      </w:pPr>
      <w:r w:rsidRPr="004550C6">
        <w:rPr>
          <w:rFonts w:ascii="Times New Roman" w:hAnsi="Times New Roman" w:cs="Times New Roman"/>
          <w:b/>
          <w:color w:val="000000"/>
          <w:sz w:val="28"/>
          <w:szCs w:val="28"/>
        </w:rPr>
        <w:t xml:space="preserve">4. What is Sort and </w:t>
      </w:r>
      <w:proofErr w:type="gramStart"/>
      <w:r w:rsidRPr="004550C6">
        <w:rPr>
          <w:rFonts w:ascii="Times New Roman" w:hAnsi="Times New Roman" w:cs="Times New Roman"/>
          <w:b/>
          <w:color w:val="000000"/>
          <w:sz w:val="28"/>
          <w:szCs w:val="28"/>
        </w:rPr>
        <w:t>shuffle ?</w:t>
      </w:r>
      <w:proofErr w:type="gramEnd"/>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ab/>
        <w:t xml:space="preserve">This is an intermediate phase between mapper and </w:t>
      </w:r>
      <w:proofErr w:type="gramStart"/>
      <w:r w:rsidRPr="004550C6">
        <w:rPr>
          <w:rFonts w:ascii="Times New Roman" w:hAnsi="Times New Roman" w:cs="Times New Roman"/>
          <w:color w:val="000000"/>
          <w:sz w:val="28"/>
          <w:szCs w:val="28"/>
        </w:rPr>
        <w:t>reducer(</w:t>
      </w:r>
      <w:proofErr w:type="gramEnd"/>
      <w:r w:rsidRPr="004550C6">
        <w:rPr>
          <w:rFonts w:ascii="Times New Roman" w:hAnsi="Times New Roman" w:cs="Times New Roman"/>
          <w:color w:val="000000"/>
          <w:sz w:val="28"/>
          <w:szCs w:val="28"/>
        </w:rPr>
        <w:t>Framework driven phase).</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shd w:val="clear" w:color="auto" w:fill="FFFFFF"/>
        </w:rPr>
        <w:t>Sorting and shuffling are responsible for creating a unique key and a list of values.</w:t>
      </w:r>
    </w:p>
    <w:p w:rsidR="004550C6" w:rsidRPr="004550C6" w:rsidRDefault="004550C6" w:rsidP="004550C6">
      <w:pPr>
        <w:pStyle w:val="NoSpacing"/>
        <w:rPr>
          <w:rFonts w:ascii="Times New Roman" w:eastAsia="Birka" w:hAnsi="Times New Roman" w:cs="Times New Roman"/>
          <w:color w:val="000000"/>
          <w:sz w:val="28"/>
          <w:szCs w:val="28"/>
        </w:rPr>
      </w:pPr>
      <w:r w:rsidRPr="004550C6">
        <w:rPr>
          <w:rFonts w:ascii="Times New Roman" w:eastAsia="Birka" w:hAnsi="Times New Roman" w:cs="Times New Roman"/>
          <w:color w:val="000000"/>
          <w:sz w:val="28"/>
          <w:szCs w:val="28"/>
        </w:rPr>
        <w:t>MapReduce makes the guarantee that the input to every reducer is sorted by key. The process by which the system performs the sort—and transfers the map outputs to the reducers as inputs—is known as the shuffle.</w:t>
      </w:r>
    </w:p>
    <w:p w:rsidR="004550C6" w:rsidRPr="004550C6" w:rsidRDefault="004550C6" w:rsidP="004550C6">
      <w:pPr>
        <w:pStyle w:val="NoSpacing"/>
        <w:rPr>
          <w:rFonts w:ascii="Times New Roman" w:eastAsia="Birka" w:hAnsi="Times New Roman" w:cs="Times New Roman"/>
          <w:color w:val="000000"/>
          <w:sz w:val="28"/>
          <w:szCs w:val="28"/>
        </w:rPr>
      </w:pPr>
    </w:p>
    <w:p w:rsidR="004550C6" w:rsidRPr="004550C6" w:rsidRDefault="004550C6" w:rsidP="004550C6">
      <w:pPr>
        <w:pStyle w:val="NoSpacing"/>
        <w:rPr>
          <w:rFonts w:ascii="Times New Roman" w:hAnsi="Times New Roman" w:cs="Times New Roman"/>
          <w:b/>
          <w:color w:val="000000"/>
          <w:sz w:val="28"/>
          <w:szCs w:val="28"/>
          <w:shd w:val="clear" w:color="auto" w:fill="FFF9EE"/>
        </w:rPr>
      </w:pPr>
      <w:r w:rsidRPr="004550C6">
        <w:rPr>
          <w:rFonts w:ascii="Times New Roman" w:hAnsi="Times New Roman" w:cs="Times New Roman"/>
          <w:b/>
          <w:color w:val="000000"/>
          <w:sz w:val="28"/>
          <w:szCs w:val="28"/>
          <w:shd w:val="clear" w:color="auto" w:fill="FFF9EE"/>
        </w:rPr>
        <w:t xml:space="preserve">5. What is input split in </w:t>
      </w:r>
      <w:proofErr w:type="gramStart"/>
      <w:r w:rsidRPr="004550C6">
        <w:rPr>
          <w:rFonts w:ascii="Times New Roman" w:hAnsi="Times New Roman" w:cs="Times New Roman"/>
          <w:b/>
          <w:color w:val="000000"/>
          <w:sz w:val="28"/>
          <w:szCs w:val="28"/>
          <w:shd w:val="clear" w:color="auto" w:fill="FFF9EE"/>
        </w:rPr>
        <w:t>hadoop ?</w:t>
      </w:r>
      <w:proofErr w:type="gramEnd"/>
    </w:p>
    <w:p w:rsidR="004550C6" w:rsidRPr="004550C6" w:rsidRDefault="004550C6" w:rsidP="004550C6">
      <w:pPr>
        <w:pStyle w:val="NoSpacing"/>
        <w:rPr>
          <w:rFonts w:ascii="Times New Roman" w:eastAsia="Birka" w:hAnsi="Times New Roman" w:cs="Times New Roman"/>
          <w:color w:val="000000"/>
          <w:sz w:val="28"/>
          <w:szCs w:val="28"/>
        </w:rPr>
      </w:pPr>
      <w:r>
        <w:rPr>
          <w:rFonts w:ascii="Times New Roman" w:eastAsia="Birka" w:hAnsi="Times New Roman" w:cs="Times New Roman"/>
          <w:color w:val="000000"/>
          <w:sz w:val="28"/>
          <w:szCs w:val="28"/>
        </w:rPr>
        <w:tab/>
      </w:r>
      <w:r w:rsidRPr="004550C6">
        <w:rPr>
          <w:rFonts w:ascii="Times New Roman" w:eastAsia="Birka" w:hAnsi="Times New Roman" w:cs="Times New Roman"/>
          <w:color w:val="000000"/>
          <w:sz w:val="28"/>
          <w:szCs w:val="28"/>
        </w:rPr>
        <w:t>An input split is a chunk of the input that is processed by a single map. Each map processes a single split.</w:t>
      </w:r>
      <w:r w:rsidRPr="004550C6">
        <w:rPr>
          <w:rFonts w:ascii="Times New Roman" w:hAnsi="Times New Roman" w:cs="Times New Roman"/>
          <w:color w:val="000000"/>
          <w:sz w:val="28"/>
          <w:szCs w:val="28"/>
        </w:rPr>
        <w:t xml:space="preserve"> Each split is divided into records. And the map processes each record which is a key value pair.</w:t>
      </w:r>
    </w:p>
    <w:p w:rsidR="004550C6" w:rsidRPr="004550C6" w:rsidRDefault="00BD6488" w:rsidP="004550C6">
      <w:pPr>
        <w:pStyle w:val="NoSpacing"/>
        <w:rPr>
          <w:rFonts w:ascii="Times New Roman" w:hAnsi="Times New Roman" w:cs="Times New Roman"/>
          <w:color w:val="000000"/>
          <w:sz w:val="28"/>
          <w:szCs w:val="28"/>
          <w:lang w:eastAsia="en-IN"/>
        </w:rPr>
      </w:pPr>
      <w:r>
        <w:rPr>
          <w:rFonts w:ascii="Times New Roman" w:hAnsi="Times New Roman" w:cs="Times New Roman"/>
          <w:noProof/>
          <w:color w:val="000000"/>
          <w:sz w:val="28"/>
          <w:szCs w:val="28"/>
          <w:lang w:eastAsia="en-IN"/>
        </w:rPr>
        <w:pict>
          <v:shape id="_x0000_s1072" type="#_x0000_t32" style="position:absolute;margin-left:216.6pt;margin-top:8.55pt;width:48pt;height:45pt;z-index:251655168" o:connectortype="straight" strokeweight="1.25pt">
            <v:stroke endarrow="block"/>
          </v:shape>
        </w:pict>
      </w:r>
      <w:r>
        <w:rPr>
          <w:rFonts w:ascii="Times New Roman" w:hAnsi="Times New Roman" w:cs="Times New Roman"/>
          <w:noProof/>
          <w:color w:val="000000"/>
          <w:sz w:val="28"/>
          <w:szCs w:val="28"/>
          <w:lang w:eastAsia="en-IN"/>
        </w:rPr>
        <w:pict>
          <v:shape id="_x0000_s1069" type="#_x0000_t32" style="position:absolute;margin-left:125.25pt;margin-top:17.55pt;width:49.35pt;height:0;z-index:251656192" o:connectortype="straight" strokeweight="1.25pt">
            <v:stroke endarrow="block"/>
          </v:shape>
        </w:pict>
      </w:r>
      <w:r>
        <w:rPr>
          <w:rFonts w:ascii="Times New Roman" w:hAnsi="Times New Roman" w:cs="Times New Roman"/>
          <w:noProof/>
          <w:color w:val="000000"/>
          <w:sz w:val="28"/>
          <w:szCs w:val="28"/>
          <w:lang w:eastAsia="en-IN"/>
        </w:rPr>
        <w:pict>
          <v:shape id="_x0000_s1067" type="#_x0000_t32" style="position:absolute;margin-left:37.5pt;margin-top:17.55pt;width:45.75pt;height:27pt;flip:y;z-index:251657216" o:connectortype="straight" strokeweight="1.25pt">
            <v:stroke endarrow="block"/>
          </v:shape>
        </w:pict>
      </w:r>
      <w:r>
        <w:rPr>
          <w:rFonts w:ascii="Times New Roman" w:hAnsi="Times New Roman" w:cs="Times New Roman"/>
          <w:noProof/>
          <w:color w:val="000000"/>
          <w:sz w:val="28"/>
          <w:szCs w:val="28"/>
          <w:lang w:eastAsia="en-IN"/>
        </w:rPr>
        <w:pict>
          <v:shape id="_x0000_s1061" type="#_x0000_t202" style="position:absolute;margin-left:174.6pt;margin-top:7.8pt;width:42pt;height:25.5pt;z-index:251658240" strokeweight="1.5pt">
            <v:textbox>
              <w:txbxContent>
                <w:p w:rsidR="003138EF" w:rsidRPr="00465BD0" w:rsidRDefault="003138EF" w:rsidP="004550C6">
                  <w:pPr>
                    <w:spacing w:before="100" w:after="0" w:line="160" w:lineRule="exact"/>
                    <w:rPr>
                      <w:b/>
                      <w:i/>
                      <w:sz w:val="20"/>
                      <w:szCs w:val="20"/>
                    </w:rPr>
                  </w:pPr>
                  <w:r>
                    <w:rPr>
                      <w:b/>
                      <w:i/>
                      <w:sz w:val="20"/>
                      <w:szCs w:val="20"/>
                    </w:rPr>
                    <w:t>Map1</w:t>
                  </w:r>
                </w:p>
              </w:txbxContent>
            </v:textbox>
          </v:shape>
        </w:pict>
      </w:r>
      <w:r>
        <w:rPr>
          <w:rFonts w:ascii="Times New Roman" w:hAnsi="Times New Roman" w:cs="Times New Roman"/>
          <w:noProof/>
          <w:color w:val="000000"/>
          <w:sz w:val="28"/>
          <w:szCs w:val="28"/>
          <w:lang w:eastAsia="en-IN"/>
        </w:rPr>
        <w:pict>
          <v:shape id="_x0000_s1058" type="#_x0000_t202" style="position:absolute;margin-left:83.25pt;margin-top:7.8pt;width:42pt;height:25.5pt;z-index:251659264" strokeweight="1.5pt">
            <v:textbox>
              <w:txbxContent>
                <w:p w:rsidR="003138EF" w:rsidRPr="00465BD0" w:rsidRDefault="003138EF" w:rsidP="004550C6">
                  <w:pPr>
                    <w:spacing w:after="0" w:line="160" w:lineRule="exact"/>
                    <w:rPr>
                      <w:b/>
                      <w:i/>
                      <w:sz w:val="20"/>
                      <w:szCs w:val="20"/>
                    </w:rPr>
                  </w:pPr>
                  <w:r>
                    <w:rPr>
                      <w:b/>
                      <w:i/>
                      <w:sz w:val="20"/>
                      <w:szCs w:val="20"/>
                    </w:rPr>
                    <w:t>Input S</w:t>
                  </w:r>
                  <w:r w:rsidRPr="00465BD0">
                    <w:rPr>
                      <w:b/>
                      <w:i/>
                      <w:sz w:val="20"/>
                      <w:szCs w:val="20"/>
                    </w:rPr>
                    <w:t>plit 1</w:t>
                  </w:r>
                </w:p>
              </w:txbxContent>
            </v:textbox>
          </v:shape>
        </w:pict>
      </w:r>
      <w:r>
        <w:rPr>
          <w:rFonts w:ascii="Times New Roman" w:hAnsi="Times New Roman" w:cs="Times New Roman"/>
          <w:noProof/>
          <w:color w:val="000000"/>
          <w:sz w:val="28"/>
          <w:szCs w:val="28"/>
          <w:lang w:eastAsia="en-IN"/>
        </w:rPr>
        <w:pict>
          <v:shape id="_x0000_s1057" type="#_x0000_t202" style="position:absolute;margin-left:9.75pt;margin-top:7.8pt;width:27.75pt;height:116.25pt;z-index:251660288" strokeweight="1.5pt">
            <v:textbox>
              <w:txbxContent>
                <w:p w:rsidR="003138EF" w:rsidRDefault="003138EF" w:rsidP="004550C6">
                  <w:pPr>
                    <w:spacing w:after="0" w:line="200" w:lineRule="exact"/>
                    <w:jc w:val="center"/>
                    <w:rPr>
                      <w:b/>
                    </w:rPr>
                  </w:pPr>
                </w:p>
                <w:p w:rsidR="003138EF" w:rsidRDefault="003138EF" w:rsidP="004550C6">
                  <w:pPr>
                    <w:spacing w:after="0" w:line="200" w:lineRule="exact"/>
                    <w:jc w:val="center"/>
                    <w:rPr>
                      <w:b/>
                    </w:rPr>
                  </w:pPr>
                </w:p>
                <w:p w:rsidR="003138EF" w:rsidRPr="00F4277B" w:rsidRDefault="003138EF" w:rsidP="004550C6">
                  <w:pPr>
                    <w:spacing w:after="0" w:line="200" w:lineRule="exact"/>
                    <w:jc w:val="center"/>
                    <w:rPr>
                      <w:b/>
                    </w:rPr>
                  </w:pPr>
                  <w:r w:rsidRPr="00F4277B">
                    <w:rPr>
                      <w:b/>
                    </w:rPr>
                    <w:t>I</w:t>
                  </w:r>
                </w:p>
                <w:p w:rsidR="003138EF" w:rsidRPr="00F4277B" w:rsidRDefault="003138EF" w:rsidP="004550C6">
                  <w:pPr>
                    <w:spacing w:after="0" w:line="200" w:lineRule="exact"/>
                    <w:jc w:val="center"/>
                    <w:rPr>
                      <w:b/>
                    </w:rPr>
                  </w:pPr>
                  <w:r w:rsidRPr="00F4277B">
                    <w:rPr>
                      <w:b/>
                    </w:rPr>
                    <w:t>N</w:t>
                  </w:r>
                </w:p>
                <w:p w:rsidR="003138EF" w:rsidRPr="00F4277B" w:rsidRDefault="003138EF" w:rsidP="004550C6">
                  <w:pPr>
                    <w:spacing w:after="0" w:line="200" w:lineRule="exact"/>
                    <w:jc w:val="center"/>
                    <w:rPr>
                      <w:b/>
                    </w:rPr>
                  </w:pPr>
                  <w:r w:rsidRPr="00F4277B">
                    <w:rPr>
                      <w:b/>
                    </w:rPr>
                    <w:t>P</w:t>
                  </w:r>
                </w:p>
                <w:p w:rsidR="003138EF" w:rsidRPr="00F4277B" w:rsidRDefault="003138EF" w:rsidP="004550C6">
                  <w:pPr>
                    <w:spacing w:after="0" w:line="200" w:lineRule="exact"/>
                    <w:jc w:val="center"/>
                    <w:rPr>
                      <w:b/>
                    </w:rPr>
                  </w:pPr>
                  <w:r w:rsidRPr="00F4277B">
                    <w:rPr>
                      <w:b/>
                    </w:rPr>
                    <w:t>U</w:t>
                  </w:r>
                </w:p>
                <w:p w:rsidR="003138EF" w:rsidRPr="00F4277B" w:rsidRDefault="003138EF" w:rsidP="004550C6">
                  <w:pPr>
                    <w:spacing w:after="0" w:line="200" w:lineRule="exact"/>
                    <w:jc w:val="center"/>
                    <w:rPr>
                      <w:b/>
                    </w:rPr>
                  </w:pPr>
                  <w:r w:rsidRPr="00F4277B">
                    <w:rPr>
                      <w:b/>
                    </w:rPr>
                    <w:t>T</w:t>
                  </w:r>
                </w:p>
              </w:txbxContent>
            </v:textbox>
          </v:shape>
        </w:pic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4550C6" w:rsidRDefault="00BD6488" w:rsidP="004550C6">
      <w:pPr>
        <w:pStyle w:val="NoSpacing"/>
        <w:rPr>
          <w:rFonts w:ascii="Times New Roman" w:hAnsi="Times New Roman" w:cs="Times New Roman"/>
          <w:color w:val="000000"/>
          <w:sz w:val="28"/>
          <w:szCs w:val="28"/>
          <w:shd w:val="clear" w:color="auto" w:fill="FFF9EE"/>
        </w:rPr>
      </w:pPr>
      <w:r>
        <w:rPr>
          <w:rFonts w:ascii="Times New Roman" w:hAnsi="Times New Roman" w:cs="Times New Roman"/>
          <w:noProof/>
          <w:color w:val="000000"/>
          <w:sz w:val="28"/>
          <w:szCs w:val="28"/>
          <w:lang w:eastAsia="en-IN"/>
        </w:rPr>
        <w:pict>
          <v:shape id="_x0000_s1075" type="#_x0000_t32" style="position:absolute;margin-left:308.7pt;margin-top:8.85pt;width:36.9pt;height:0;z-index:251661312" o:connectortype="straight" strokeweight="1.25pt">
            <v:stroke endarrow="block"/>
          </v:shape>
        </w:pict>
      </w:r>
      <w:r>
        <w:rPr>
          <w:rFonts w:ascii="Times New Roman" w:hAnsi="Times New Roman" w:cs="Times New Roman"/>
          <w:noProof/>
          <w:color w:val="000000"/>
          <w:sz w:val="28"/>
          <w:szCs w:val="28"/>
          <w:lang w:eastAsia="en-IN"/>
        </w:rPr>
        <w:pict>
          <v:shape id="_x0000_s1073" type="#_x0000_t32" style="position:absolute;margin-left:216.6pt;margin-top:17.85pt;width:48pt;height:45pt;flip:y;z-index:251662336" o:connectortype="straight" strokeweight="1.25pt">
            <v:stroke endarrow="block"/>
          </v:shape>
        </w:pict>
      </w:r>
      <w:r>
        <w:rPr>
          <w:rFonts w:ascii="Times New Roman" w:hAnsi="Times New Roman" w:cs="Times New Roman"/>
          <w:noProof/>
          <w:color w:val="000000"/>
          <w:sz w:val="28"/>
          <w:szCs w:val="28"/>
          <w:lang w:eastAsia="en-IN"/>
        </w:rPr>
        <w:pict>
          <v:shape id="_x0000_s1074" type="#_x0000_t32" style="position:absolute;margin-left:216.6pt;margin-top:8.85pt;width:48pt;height:0;z-index:251663360" o:connectortype="straight" strokeweight="1.25pt">
            <v:stroke endarrow="block"/>
          </v:shape>
        </w:pict>
      </w:r>
      <w:r>
        <w:rPr>
          <w:rFonts w:ascii="Times New Roman" w:hAnsi="Times New Roman" w:cs="Times New Roman"/>
          <w:noProof/>
          <w:color w:val="000000"/>
          <w:sz w:val="28"/>
          <w:szCs w:val="28"/>
          <w:lang w:eastAsia="en-IN"/>
        </w:rPr>
        <w:pict>
          <v:shape id="_x0000_s1070" type="#_x0000_t32" style="position:absolute;margin-left:125.25pt;margin-top:8.85pt;width:49.35pt;height:0;z-index:251664384" o:connectortype="straight" strokeweight="1.25pt">
            <v:stroke endarrow="block"/>
          </v:shape>
        </w:pict>
      </w:r>
      <w:r>
        <w:rPr>
          <w:rFonts w:ascii="Times New Roman" w:hAnsi="Times New Roman" w:cs="Times New Roman"/>
          <w:noProof/>
          <w:color w:val="000000"/>
          <w:sz w:val="28"/>
          <w:szCs w:val="28"/>
          <w:lang w:eastAsia="en-IN"/>
        </w:rPr>
        <w:pict>
          <v:shape id="_x0000_s1068" type="#_x0000_t32" style="position:absolute;margin-left:37.5pt;margin-top:25.35pt;width:45.75pt;height:28.5pt;z-index:251665408" o:connectortype="straight" strokeweight="1.25pt">
            <v:stroke endarrow="block"/>
          </v:shape>
        </w:pict>
      </w:r>
      <w:r>
        <w:rPr>
          <w:rFonts w:ascii="Times New Roman" w:hAnsi="Times New Roman" w:cs="Times New Roman"/>
          <w:noProof/>
          <w:color w:val="000000"/>
          <w:sz w:val="28"/>
          <w:szCs w:val="28"/>
          <w:lang w:eastAsia="en-IN"/>
        </w:rPr>
        <w:pict>
          <v:shape id="_x0000_s1066" type="#_x0000_t32" style="position:absolute;margin-left:37.5pt;margin-top:8.85pt;width:45.75pt;height:0;z-index:251666432" o:connectortype="straight" strokeweight="1.25pt">
            <v:stroke endarrow="block"/>
          </v:shape>
        </w:pict>
      </w:r>
      <w:r>
        <w:rPr>
          <w:rFonts w:ascii="Times New Roman" w:hAnsi="Times New Roman" w:cs="Times New Roman"/>
          <w:noProof/>
          <w:color w:val="000000"/>
          <w:sz w:val="28"/>
          <w:szCs w:val="28"/>
          <w:lang w:eastAsia="en-IN"/>
        </w:rPr>
        <w:pict>
          <v:shape id="_x0000_s1062" type="#_x0000_t202" style="position:absolute;margin-left:174.6pt;margin-top:-.15pt;width:42pt;height:25.5pt;z-index:251667456" strokeweight="1.5pt">
            <v:textbox>
              <w:txbxContent>
                <w:p w:rsidR="003138EF" w:rsidRPr="00465BD0" w:rsidRDefault="003138EF" w:rsidP="004550C6">
                  <w:pPr>
                    <w:spacing w:before="100" w:after="0" w:line="160" w:lineRule="exact"/>
                    <w:rPr>
                      <w:b/>
                      <w:i/>
                      <w:sz w:val="20"/>
                      <w:szCs w:val="20"/>
                    </w:rPr>
                  </w:pPr>
                  <w:r>
                    <w:rPr>
                      <w:b/>
                      <w:i/>
                      <w:sz w:val="20"/>
                      <w:szCs w:val="20"/>
                    </w:rPr>
                    <w:t>Map2</w:t>
                  </w:r>
                </w:p>
              </w:txbxContent>
            </v:textbox>
          </v:shape>
        </w:pict>
      </w:r>
      <w:r>
        <w:rPr>
          <w:rFonts w:ascii="Times New Roman" w:hAnsi="Times New Roman" w:cs="Times New Roman"/>
          <w:noProof/>
          <w:color w:val="000000"/>
          <w:sz w:val="28"/>
          <w:szCs w:val="28"/>
          <w:lang w:eastAsia="en-IN"/>
        </w:rPr>
        <w:pict>
          <v:shape id="_x0000_s1064" type="#_x0000_t202" style="position:absolute;margin-left:264.6pt;margin-top:-.15pt;width:44.1pt;height:25.5pt;z-index:251668480" strokeweight="1.5pt">
            <v:textbox>
              <w:txbxContent>
                <w:p w:rsidR="003138EF" w:rsidRPr="00465BD0" w:rsidRDefault="003138EF" w:rsidP="004550C6">
                  <w:pPr>
                    <w:rPr>
                      <w:b/>
                      <w:i/>
                    </w:rPr>
                  </w:pPr>
                  <w:r w:rsidRPr="00465BD0">
                    <w:rPr>
                      <w:b/>
                      <w:i/>
                    </w:rPr>
                    <w:t>S &amp; S</w:t>
                  </w:r>
                </w:p>
              </w:txbxContent>
            </v:textbox>
          </v:shape>
        </w:pict>
      </w:r>
      <w:r>
        <w:rPr>
          <w:rFonts w:ascii="Times New Roman" w:hAnsi="Times New Roman" w:cs="Times New Roman"/>
          <w:noProof/>
          <w:color w:val="000000"/>
          <w:sz w:val="28"/>
          <w:szCs w:val="28"/>
          <w:lang w:eastAsia="en-IN"/>
        </w:rPr>
        <w:pict>
          <v:shape id="_x0000_s1065" type="#_x0000_t202" style="position:absolute;margin-left:345.6pt;margin-top:-.15pt;width:54pt;height:27pt;z-index:251669504" strokeweight="1.5pt">
            <v:textbox>
              <w:txbxContent>
                <w:p w:rsidR="003138EF" w:rsidRPr="00465BD0" w:rsidRDefault="003138EF" w:rsidP="004550C6">
                  <w:pPr>
                    <w:rPr>
                      <w:b/>
                      <w:i/>
                    </w:rPr>
                  </w:pPr>
                  <w:proofErr w:type="gramStart"/>
                  <w:r>
                    <w:rPr>
                      <w:b/>
                      <w:i/>
                    </w:rPr>
                    <w:t>reducerr</w:t>
                  </w:r>
                  <w:proofErr w:type="gramEnd"/>
                </w:p>
              </w:txbxContent>
            </v:textbox>
          </v:shape>
        </w:pict>
      </w:r>
      <w:r>
        <w:rPr>
          <w:rFonts w:ascii="Times New Roman" w:hAnsi="Times New Roman" w:cs="Times New Roman"/>
          <w:noProof/>
          <w:color w:val="000000"/>
          <w:sz w:val="28"/>
          <w:szCs w:val="28"/>
          <w:lang w:eastAsia="en-IN"/>
        </w:rPr>
        <w:pict>
          <v:shape id="_x0000_s1059" type="#_x0000_t202" style="position:absolute;margin-left:83.25pt;margin-top:-.15pt;width:42pt;height:25.5pt;z-index:251670528" strokeweight="1.5pt">
            <v:textbox>
              <w:txbxContent>
                <w:p w:rsidR="003138EF" w:rsidRPr="00465BD0" w:rsidRDefault="003138EF" w:rsidP="004550C6">
                  <w:pPr>
                    <w:spacing w:after="0" w:line="160" w:lineRule="exact"/>
                    <w:rPr>
                      <w:b/>
                      <w:i/>
                      <w:sz w:val="20"/>
                      <w:szCs w:val="20"/>
                    </w:rPr>
                  </w:pPr>
                  <w:r>
                    <w:rPr>
                      <w:b/>
                      <w:i/>
                      <w:sz w:val="20"/>
                      <w:szCs w:val="20"/>
                    </w:rPr>
                    <w:t>Input Split2</w:t>
                  </w:r>
                  <w:r w:rsidRPr="00465BD0">
                    <w:rPr>
                      <w:b/>
                      <w:i/>
                      <w:sz w:val="20"/>
                      <w:szCs w:val="20"/>
                    </w:rPr>
                    <w:t>1</w:t>
                  </w:r>
                </w:p>
              </w:txbxContent>
            </v:textbox>
          </v:shape>
        </w:pict>
      </w:r>
    </w:p>
    <w:p w:rsidR="004550C6" w:rsidRPr="004550C6" w:rsidRDefault="00BD6488" w:rsidP="004550C6">
      <w:pPr>
        <w:pStyle w:val="NoSpacing"/>
        <w:rPr>
          <w:rFonts w:ascii="Times New Roman" w:hAnsi="Times New Roman" w:cs="Times New Roman"/>
          <w:color w:val="000000"/>
          <w:sz w:val="28"/>
          <w:szCs w:val="28"/>
          <w:shd w:val="clear" w:color="auto" w:fill="FFF9EE"/>
        </w:rPr>
      </w:pPr>
      <w:r>
        <w:rPr>
          <w:rFonts w:ascii="Times New Roman" w:hAnsi="Times New Roman" w:cs="Times New Roman"/>
          <w:noProof/>
          <w:color w:val="000000"/>
          <w:sz w:val="28"/>
          <w:szCs w:val="28"/>
          <w:lang w:eastAsia="en-IN"/>
        </w:rPr>
        <w:pict>
          <v:shape id="_x0000_s1071" type="#_x0000_t32" style="position:absolute;margin-left:125.25pt;margin-top:24.2pt;width:49.35pt;height:0;z-index:251671552" o:connectortype="straight" strokeweight="1.25pt">
            <v:stroke endarrow="block"/>
          </v:shape>
        </w:pict>
      </w:r>
      <w:r>
        <w:rPr>
          <w:rFonts w:ascii="Times New Roman" w:hAnsi="Times New Roman" w:cs="Times New Roman"/>
          <w:noProof/>
          <w:color w:val="000000"/>
          <w:sz w:val="28"/>
          <w:szCs w:val="28"/>
          <w:lang w:eastAsia="en-IN"/>
        </w:rPr>
        <w:pict>
          <v:shape id="_x0000_s1063" type="#_x0000_t202" style="position:absolute;margin-left:174.6pt;margin-top:15.2pt;width:42pt;height:25.5pt;z-index:251672576" strokeweight="1.5pt">
            <v:textbox style="mso-next-textbox:#_x0000_s1063">
              <w:txbxContent>
                <w:p w:rsidR="003138EF" w:rsidRPr="00465BD0" w:rsidRDefault="003138EF" w:rsidP="004550C6">
                  <w:pPr>
                    <w:spacing w:before="100" w:after="0" w:line="160" w:lineRule="exact"/>
                    <w:rPr>
                      <w:b/>
                      <w:i/>
                      <w:sz w:val="20"/>
                      <w:szCs w:val="20"/>
                    </w:rPr>
                  </w:pPr>
                  <w:r>
                    <w:rPr>
                      <w:b/>
                      <w:i/>
                      <w:sz w:val="20"/>
                      <w:szCs w:val="20"/>
                    </w:rPr>
                    <w:t>Map3</w:t>
                  </w:r>
                </w:p>
              </w:txbxContent>
            </v:textbox>
          </v:shape>
        </w:pict>
      </w:r>
      <w:r>
        <w:rPr>
          <w:rFonts w:ascii="Times New Roman" w:hAnsi="Times New Roman" w:cs="Times New Roman"/>
          <w:noProof/>
          <w:color w:val="000000"/>
          <w:sz w:val="28"/>
          <w:szCs w:val="28"/>
          <w:lang w:eastAsia="en-IN"/>
        </w:rPr>
        <w:pict>
          <v:shape id="_x0000_s1060" type="#_x0000_t202" style="position:absolute;margin-left:83.25pt;margin-top:15.2pt;width:42pt;height:25.5pt;z-index:251673600" strokeweight="1.5pt">
            <v:textbox style="mso-next-textbox:#_x0000_s1060">
              <w:txbxContent>
                <w:p w:rsidR="003138EF" w:rsidRPr="00465BD0" w:rsidRDefault="003138EF" w:rsidP="004550C6">
                  <w:pPr>
                    <w:spacing w:after="0" w:line="160" w:lineRule="exact"/>
                    <w:rPr>
                      <w:b/>
                      <w:i/>
                      <w:sz w:val="20"/>
                      <w:szCs w:val="20"/>
                    </w:rPr>
                  </w:pPr>
                  <w:r>
                    <w:rPr>
                      <w:b/>
                      <w:i/>
                      <w:sz w:val="20"/>
                      <w:szCs w:val="20"/>
                    </w:rPr>
                    <w:t>Input Split2</w:t>
                  </w:r>
                  <w:r w:rsidRPr="00465BD0">
                    <w:rPr>
                      <w:b/>
                      <w:i/>
                      <w:sz w:val="20"/>
                      <w:szCs w:val="20"/>
                    </w:rPr>
                    <w:t>1</w:t>
                  </w:r>
                </w:p>
              </w:txbxContent>
            </v:textbox>
          </v:shape>
        </w:pict>
      </w:r>
    </w:p>
    <w:p w:rsidR="004550C6" w:rsidRPr="004550C6" w:rsidRDefault="004550C6" w:rsidP="004550C6">
      <w:pPr>
        <w:pStyle w:val="NoSpacing"/>
        <w:rPr>
          <w:rFonts w:ascii="Times New Roman" w:hAnsi="Times New Roman" w:cs="Times New Roman"/>
          <w:color w:val="000000"/>
          <w:sz w:val="28"/>
          <w:szCs w:val="28"/>
          <w:shd w:val="clear" w:color="auto" w:fill="FFF9EE"/>
        </w:rPr>
      </w:pPr>
    </w:p>
    <w:p w:rsidR="004550C6" w:rsidRDefault="004550C6" w:rsidP="004550C6">
      <w:pPr>
        <w:pStyle w:val="NoSpacing"/>
        <w:rPr>
          <w:rFonts w:ascii="Times New Roman" w:hAnsi="Times New Roman" w:cs="Times New Roman"/>
          <w:color w:val="000000"/>
          <w:sz w:val="28"/>
          <w:szCs w:val="28"/>
          <w:shd w:val="clear" w:color="auto" w:fill="FFF9EE"/>
        </w:rPr>
      </w:pPr>
    </w:p>
    <w:p w:rsidR="004550C6" w:rsidRDefault="004550C6" w:rsidP="004550C6">
      <w:pPr>
        <w:pStyle w:val="NoSpacing"/>
        <w:rPr>
          <w:rFonts w:ascii="Times New Roman" w:hAnsi="Times New Roman" w:cs="Times New Roman"/>
          <w:color w:val="000000"/>
          <w:sz w:val="28"/>
          <w:szCs w:val="28"/>
          <w:shd w:val="clear" w:color="auto" w:fill="FFF9EE"/>
        </w:rPr>
      </w:pPr>
    </w:p>
    <w:p w:rsidR="004550C6" w:rsidRPr="004550C6" w:rsidRDefault="004550C6" w:rsidP="004550C6">
      <w:pPr>
        <w:pStyle w:val="NoSpacing"/>
        <w:rPr>
          <w:rFonts w:ascii="Times New Roman" w:hAnsi="Times New Roman" w:cs="Times New Roman"/>
          <w:color w:val="000000"/>
          <w:sz w:val="28"/>
          <w:szCs w:val="28"/>
          <w:shd w:val="clear" w:color="auto" w:fill="FFF9EE"/>
        </w:rPr>
      </w:pP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shd w:val="clear" w:color="auto" w:fill="FFF9EE"/>
        </w:rPr>
        <w:t xml:space="preserve">So the relation between number of mappers and input split is always 1:1. </w:t>
      </w:r>
      <w:proofErr w:type="gramStart"/>
      <w:r w:rsidRPr="004550C6">
        <w:rPr>
          <w:rFonts w:ascii="Times New Roman" w:hAnsi="Times New Roman" w:cs="Times New Roman"/>
          <w:color w:val="000000"/>
          <w:sz w:val="28"/>
          <w:szCs w:val="28"/>
          <w:shd w:val="clear" w:color="auto" w:fill="FFF9EE"/>
        </w:rPr>
        <w:t>i,</w:t>
      </w:r>
      <w:proofErr w:type="gramEnd"/>
      <w:r w:rsidRPr="004550C6">
        <w:rPr>
          <w:rFonts w:ascii="Times New Roman" w:hAnsi="Times New Roman" w:cs="Times New Roman"/>
          <w:color w:val="000000"/>
          <w:sz w:val="28"/>
          <w:szCs w:val="28"/>
          <w:shd w:val="clear" w:color="auto" w:fill="FFF9EE"/>
        </w:rPr>
        <w:t xml:space="preserve">e </w:t>
      </w:r>
      <w:r w:rsidRPr="004550C6">
        <w:rPr>
          <w:rFonts w:ascii="Times New Roman" w:hAnsi="Times New Roman" w:cs="Times New Roman"/>
          <w:color w:val="000000"/>
          <w:sz w:val="28"/>
          <w:szCs w:val="28"/>
          <w:lang w:eastAsia="en-IN"/>
        </w:rPr>
        <w:t>The number of working map tasks (Mapper) are equal to the number of splits.</w:t>
      </w:r>
    </w:p>
    <w:p w:rsidR="004550C6" w:rsidRDefault="004550C6" w:rsidP="004550C6">
      <w:pPr>
        <w:pStyle w:val="NoSpacing"/>
        <w:rPr>
          <w:rFonts w:ascii="Times New Roman" w:hAnsi="Times New Roman" w:cs="Times New Roman"/>
          <w:color w:val="000000"/>
          <w:sz w:val="28"/>
          <w:szCs w:val="28"/>
          <w:shd w:val="clear" w:color="auto" w:fill="FFF9EE"/>
        </w:rPr>
      </w:pPr>
    </w:p>
    <w:p w:rsidR="004550C6" w:rsidRDefault="004550C6" w:rsidP="004550C6">
      <w:pPr>
        <w:pStyle w:val="NoSpacing"/>
        <w:rPr>
          <w:rFonts w:ascii="Times New Roman" w:hAnsi="Times New Roman" w:cs="Times New Roman"/>
          <w:b/>
          <w:color w:val="000000"/>
          <w:sz w:val="28"/>
          <w:szCs w:val="28"/>
          <w:shd w:val="clear" w:color="auto" w:fill="FFF9EE"/>
        </w:rPr>
      </w:pPr>
    </w:p>
    <w:p w:rsidR="004550C6" w:rsidRDefault="004550C6" w:rsidP="004550C6">
      <w:pPr>
        <w:pStyle w:val="NoSpacing"/>
        <w:rPr>
          <w:rFonts w:ascii="Times New Roman" w:hAnsi="Times New Roman" w:cs="Times New Roman"/>
          <w:b/>
          <w:color w:val="000000"/>
          <w:sz w:val="28"/>
          <w:szCs w:val="28"/>
          <w:shd w:val="clear" w:color="auto" w:fill="FFF9EE"/>
        </w:rPr>
      </w:pPr>
    </w:p>
    <w:p w:rsidR="004550C6" w:rsidRPr="004550C6" w:rsidRDefault="004550C6" w:rsidP="004550C6">
      <w:pPr>
        <w:pStyle w:val="NoSpacing"/>
        <w:rPr>
          <w:rFonts w:ascii="Times New Roman" w:hAnsi="Times New Roman" w:cs="Times New Roman"/>
          <w:b/>
          <w:color w:val="000000"/>
          <w:sz w:val="28"/>
          <w:szCs w:val="28"/>
          <w:shd w:val="clear" w:color="auto" w:fill="FFF9EE"/>
        </w:rPr>
      </w:pPr>
      <w:r w:rsidRPr="004550C6">
        <w:rPr>
          <w:rFonts w:ascii="Times New Roman" w:hAnsi="Times New Roman" w:cs="Times New Roman"/>
          <w:b/>
          <w:color w:val="000000"/>
          <w:sz w:val="28"/>
          <w:szCs w:val="28"/>
          <w:shd w:val="clear" w:color="auto" w:fill="FFF9EE"/>
        </w:rPr>
        <w:t xml:space="preserve">6. Differences between Block &amp; </w:t>
      </w:r>
      <w:proofErr w:type="gramStart"/>
      <w:r w:rsidRPr="004550C6">
        <w:rPr>
          <w:rFonts w:ascii="Times New Roman" w:hAnsi="Times New Roman" w:cs="Times New Roman"/>
          <w:b/>
          <w:color w:val="000000"/>
          <w:sz w:val="28"/>
          <w:szCs w:val="28"/>
          <w:shd w:val="clear" w:color="auto" w:fill="FFF9EE"/>
        </w:rPr>
        <w:t>Inputsplit ?</w:t>
      </w:r>
      <w:proofErr w:type="gramEnd"/>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Block is the physical representation of datai, i</w:t>
      </w:r>
      <w:proofErr w:type="gramStart"/>
      <w:r w:rsidRPr="004550C6">
        <w:rPr>
          <w:rFonts w:ascii="Times New Roman" w:hAnsi="Times New Roman" w:cs="Times New Roman"/>
          <w:color w:val="000000"/>
          <w:sz w:val="28"/>
          <w:szCs w:val="28"/>
        </w:rPr>
        <w:t>,e</w:t>
      </w:r>
      <w:proofErr w:type="gramEnd"/>
      <w:r w:rsidRPr="004550C6">
        <w:rPr>
          <w:rFonts w:ascii="Times New Roman" w:hAnsi="Times New Roman" w:cs="Times New Roman"/>
          <w:color w:val="000000"/>
          <w:sz w:val="28"/>
          <w:szCs w:val="28"/>
        </w:rPr>
        <w:t xml:space="preserve"> </w:t>
      </w:r>
      <w:r w:rsidRPr="004550C6">
        <w:rPr>
          <w:rFonts w:ascii="Times New Roman" w:hAnsi="Times New Roman" w:cs="Times New Roman"/>
          <w:color w:val="000000"/>
          <w:sz w:val="28"/>
          <w:szCs w:val="28"/>
          <w:shd w:val="clear" w:color="auto" w:fill="FFFFFF"/>
        </w:rPr>
        <w:t xml:space="preserve">Hadoop stores data in form of blocks. A block is replicated across the cluster as per the replication </w:t>
      </w:r>
      <w:proofErr w:type="gramStart"/>
      <w:r w:rsidRPr="004550C6">
        <w:rPr>
          <w:rFonts w:ascii="Times New Roman" w:hAnsi="Times New Roman" w:cs="Times New Roman"/>
          <w:color w:val="000000"/>
          <w:sz w:val="28"/>
          <w:szCs w:val="28"/>
          <w:shd w:val="clear" w:color="auto" w:fill="FFFFFF"/>
        </w:rPr>
        <w:t>Factor .</w:t>
      </w:r>
      <w:proofErr w:type="gramEnd"/>
      <w:r w:rsidRPr="004550C6">
        <w:rPr>
          <w:rFonts w:ascii="Times New Roman" w:hAnsi="Times New Roman" w:cs="Times New Roman"/>
          <w:color w:val="000000"/>
          <w:sz w:val="28"/>
          <w:szCs w:val="28"/>
          <w:shd w:val="clear" w:color="auto" w:fill="FFFFFF"/>
        </w:rPr>
        <w:t xml:space="preserve"> Default block size is 64MB.</w:t>
      </w:r>
      <w:r w:rsidRPr="004550C6">
        <w:rPr>
          <w:rFonts w:ascii="Times New Roman" w:hAnsi="Times New Roman" w:cs="Times New Roman"/>
          <w:color w:val="000000"/>
          <w:sz w:val="28"/>
          <w:szCs w:val="28"/>
        </w:rPr>
        <w:t xml:space="preserve">  Split is the logical representation of data present in Block. </w:t>
      </w:r>
    </w:p>
    <w:p w:rsid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b/>
          <w:color w:val="000000"/>
          <w:sz w:val="28"/>
          <w:szCs w:val="28"/>
        </w:rPr>
      </w:pPr>
      <w:r w:rsidRPr="004550C6">
        <w:rPr>
          <w:rFonts w:ascii="Times New Roman" w:hAnsi="Times New Roman" w:cs="Times New Roman"/>
          <w:b/>
          <w:color w:val="000000"/>
          <w:sz w:val="28"/>
          <w:szCs w:val="28"/>
        </w:rPr>
        <w:t xml:space="preserve">7. What are the main classes of MR </w:t>
      </w:r>
      <w:proofErr w:type="gramStart"/>
      <w:r w:rsidRPr="004550C6">
        <w:rPr>
          <w:rFonts w:ascii="Times New Roman" w:hAnsi="Times New Roman" w:cs="Times New Roman"/>
          <w:b/>
          <w:color w:val="000000"/>
          <w:sz w:val="28"/>
          <w:szCs w:val="28"/>
        </w:rPr>
        <w:t>Job</w:t>
      </w:r>
      <w:proofErr w:type="gramEnd"/>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Driver class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Mapper class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Reducer class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Driver class provides job configuration details.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Mapper class, is a class which must extend org.apache.hadoop.mapreduce.Mapper class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And provide implementation of </w:t>
      </w:r>
      <w:proofErr w:type="gramStart"/>
      <w:r w:rsidRPr="004550C6">
        <w:rPr>
          <w:rFonts w:ascii="Times New Roman" w:hAnsi="Times New Roman" w:cs="Times New Roman"/>
          <w:color w:val="000000"/>
          <w:sz w:val="28"/>
          <w:szCs w:val="28"/>
        </w:rPr>
        <w:t>map(</w:t>
      </w:r>
      <w:proofErr w:type="gramEnd"/>
      <w:r w:rsidRPr="004550C6">
        <w:rPr>
          <w:rFonts w:ascii="Times New Roman" w:hAnsi="Times New Roman" w:cs="Times New Roman"/>
          <w:color w:val="000000"/>
          <w:sz w:val="28"/>
          <w:szCs w:val="28"/>
        </w:rPr>
        <w:t>) method.</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---Reducer class, is a class which must extend org.apache.hadoop.mapreduce.Reducer class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And provide implementation of </w:t>
      </w:r>
      <w:proofErr w:type="gramStart"/>
      <w:r w:rsidRPr="004550C6">
        <w:rPr>
          <w:rFonts w:ascii="Times New Roman" w:hAnsi="Times New Roman" w:cs="Times New Roman"/>
          <w:color w:val="000000"/>
          <w:sz w:val="28"/>
          <w:szCs w:val="28"/>
        </w:rPr>
        <w:t>reduce(</w:t>
      </w:r>
      <w:proofErr w:type="gramEnd"/>
      <w:r w:rsidRPr="004550C6">
        <w:rPr>
          <w:rFonts w:ascii="Times New Roman" w:hAnsi="Times New Roman" w:cs="Times New Roman"/>
          <w:color w:val="000000"/>
          <w:sz w:val="28"/>
          <w:szCs w:val="28"/>
        </w:rPr>
        <w:t>) method.</w:t>
      </w:r>
    </w:p>
    <w:p w:rsid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b/>
          <w:color w:val="000000"/>
          <w:sz w:val="28"/>
          <w:szCs w:val="28"/>
        </w:rPr>
      </w:pPr>
      <w:r w:rsidRPr="004550C6">
        <w:rPr>
          <w:rFonts w:ascii="Times New Roman" w:hAnsi="Times New Roman" w:cs="Times New Roman"/>
          <w:b/>
          <w:color w:val="000000"/>
          <w:sz w:val="28"/>
          <w:szCs w:val="28"/>
        </w:rPr>
        <w:t>8. What the driver class contains?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The driver code of MR </w:t>
      </w:r>
      <w:proofErr w:type="gramStart"/>
      <w:r w:rsidRPr="004550C6">
        <w:rPr>
          <w:rFonts w:ascii="Times New Roman" w:hAnsi="Times New Roman" w:cs="Times New Roman"/>
          <w:color w:val="000000"/>
          <w:sz w:val="28"/>
          <w:szCs w:val="28"/>
        </w:rPr>
        <w:t>usecase</w:t>
      </w:r>
      <w:proofErr w:type="gramEnd"/>
      <w:r w:rsidRPr="004550C6">
        <w:rPr>
          <w:rFonts w:ascii="Times New Roman" w:hAnsi="Times New Roman" w:cs="Times New Roman"/>
          <w:color w:val="000000"/>
          <w:sz w:val="28"/>
          <w:szCs w:val="28"/>
        </w:rPr>
        <w:t xml:space="preserve"> contains,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1. Creating of new job, setting configuration details for that job.</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 xml:space="preserve">      </w:t>
      </w:r>
      <w:r w:rsidRPr="004550C6">
        <w:rPr>
          <w:rFonts w:ascii="Times New Roman" w:hAnsi="Times New Roman" w:cs="Times New Roman"/>
          <w:color w:val="000000"/>
          <w:sz w:val="28"/>
          <w:szCs w:val="28"/>
          <w:lang w:eastAsia="en-IN"/>
        </w:rPr>
        <w:tab/>
        <w:t xml:space="preserve">Job job = new </w:t>
      </w:r>
      <w:proofErr w:type="gramStart"/>
      <w:r w:rsidRPr="004550C6">
        <w:rPr>
          <w:rFonts w:ascii="Times New Roman" w:hAnsi="Times New Roman" w:cs="Times New Roman"/>
          <w:color w:val="000000"/>
          <w:sz w:val="28"/>
          <w:szCs w:val="28"/>
          <w:lang w:eastAsia="en-IN"/>
        </w:rPr>
        <w:t>Job(</w:t>
      </w:r>
      <w:proofErr w:type="gramEnd"/>
      <w:r w:rsidRPr="004550C6">
        <w:rPr>
          <w:rFonts w:ascii="Times New Roman" w:hAnsi="Times New Roman" w:cs="Times New Roman"/>
          <w:color w:val="000000"/>
          <w:sz w:val="28"/>
          <w:szCs w:val="28"/>
          <w:lang w:eastAsia="en-IN"/>
        </w:rPr>
        <w:t>new Configuration());</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 xml:space="preserve">     </w:t>
      </w:r>
      <w:r w:rsidRPr="004550C6">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ab/>
      </w:r>
      <w:proofErr w:type="gramStart"/>
      <w:r w:rsidRPr="004550C6">
        <w:rPr>
          <w:rFonts w:ascii="Times New Roman" w:hAnsi="Times New Roman" w:cs="Times New Roman"/>
          <w:color w:val="000000"/>
          <w:sz w:val="28"/>
          <w:szCs w:val="28"/>
          <w:lang w:eastAsia="en-IN"/>
        </w:rPr>
        <w:t>job.setJarByClass(</w:t>
      </w:r>
      <w:proofErr w:type="gramEnd"/>
      <w:r w:rsidRPr="004550C6">
        <w:rPr>
          <w:rFonts w:ascii="Times New Roman" w:hAnsi="Times New Roman" w:cs="Times New Roman"/>
          <w:color w:val="000000"/>
          <w:sz w:val="28"/>
          <w:szCs w:val="28"/>
          <w:lang w:eastAsia="en-IN"/>
        </w:rPr>
        <w:t xml:space="preserve">MyJob.class);   </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 xml:space="preserve">     </w:t>
      </w:r>
      <w:r w:rsidRPr="004550C6">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ab/>
      </w:r>
      <w:proofErr w:type="gramStart"/>
      <w:r w:rsidRPr="004550C6">
        <w:rPr>
          <w:rFonts w:ascii="Times New Roman" w:hAnsi="Times New Roman" w:cs="Times New Roman"/>
          <w:color w:val="000000"/>
          <w:sz w:val="28"/>
          <w:szCs w:val="28"/>
          <w:lang w:eastAsia="en-IN"/>
        </w:rPr>
        <w:t>job.setJobName(</w:t>
      </w:r>
      <w:proofErr w:type="gramEnd"/>
      <w:r w:rsidRPr="004550C6">
        <w:rPr>
          <w:rFonts w:ascii="Times New Roman" w:hAnsi="Times New Roman" w:cs="Times New Roman"/>
          <w:color w:val="000000"/>
          <w:sz w:val="28"/>
          <w:szCs w:val="28"/>
          <w:lang w:eastAsia="en-IN"/>
        </w:rPr>
        <w:t>"myjob");</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2. Mapper, reducer, </w:t>
      </w:r>
      <w:proofErr w:type="gramStart"/>
      <w:r w:rsidRPr="004550C6">
        <w:rPr>
          <w:rFonts w:ascii="Times New Roman" w:hAnsi="Times New Roman" w:cs="Times New Roman"/>
          <w:color w:val="000000"/>
          <w:sz w:val="28"/>
          <w:szCs w:val="28"/>
        </w:rPr>
        <w:t>combiner(</w:t>
      </w:r>
      <w:proofErr w:type="gramEnd"/>
      <w:r w:rsidRPr="004550C6">
        <w:rPr>
          <w:rFonts w:ascii="Times New Roman" w:hAnsi="Times New Roman" w:cs="Times New Roman"/>
          <w:color w:val="000000"/>
          <w:sz w:val="28"/>
          <w:szCs w:val="28"/>
        </w:rPr>
        <w:t>if any) class name details</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job.setMapperClass(</w:t>
      </w:r>
      <w:proofErr w:type="gramEnd"/>
      <w:r w:rsidRPr="004550C6">
        <w:rPr>
          <w:rFonts w:ascii="Times New Roman" w:hAnsi="Times New Roman" w:cs="Times New Roman"/>
          <w:color w:val="000000"/>
          <w:sz w:val="28"/>
          <w:szCs w:val="28"/>
        </w:rPr>
        <w:t>MyMapper.class);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    </w:t>
      </w:r>
      <w:r w:rsidRPr="004550C6">
        <w:rPr>
          <w:rFonts w:ascii="Times New Roman" w:hAnsi="Times New Roman" w:cs="Times New Roman"/>
          <w:color w:val="000000"/>
          <w:sz w:val="28"/>
          <w:szCs w:val="28"/>
        </w:rPr>
        <w:tab/>
      </w:r>
      <w:r w:rsidRPr="004550C6">
        <w:rPr>
          <w:rFonts w:ascii="Times New Roman" w:hAnsi="Times New Roman" w:cs="Times New Roman"/>
          <w:color w:val="000000"/>
          <w:sz w:val="28"/>
          <w:szCs w:val="28"/>
        </w:rPr>
        <w:tab/>
      </w:r>
      <w:proofErr w:type="gramStart"/>
      <w:r w:rsidRPr="004550C6">
        <w:rPr>
          <w:rFonts w:ascii="Times New Roman" w:hAnsi="Times New Roman" w:cs="Times New Roman"/>
          <w:color w:val="000000"/>
          <w:sz w:val="28"/>
          <w:szCs w:val="28"/>
        </w:rPr>
        <w:t>job.setReducerClass(</w:t>
      </w:r>
      <w:proofErr w:type="gramEnd"/>
      <w:r w:rsidRPr="004550C6">
        <w:rPr>
          <w:rFonts w:ascii="Times New Roman" w:hAnsi="Times New Roman" w:cs="Times New Roman"/>
          <w:color w:val="000000"/>
          <w:sz w:val="28"/>
          <w:szCs w:val="28"/>
        </w:rPr>
        <w:t>MyReducer.class);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3. Final output &lt;key, value&gt; datatype details</w:t>
      </w:r>
    </w:p>
    <w:p w:rsidR="004550C6" w:rsidRPr="004550C6" w:rsidRDefault="004550C6" w:rsidP="004550C6">
      <w:pPr>
        <w:pStyle w:val="NoSpacing"/>
        <w:rPr>
          <w:rFonts w:ascii="Times New Roman" w:hAnsi="Times New Roman" w:cs="Times New Roman"/>
          <w:color w:val="000000"/>
          <w:sz w:val="28"/>
          <w:szCs w:val="28"/>
          <w:lang w:eastAsia="en-IN"/>
        </w:rPr>
      </w:pPr>
      <w:proofErr w:type="gramStart"/>
      <w:r w:rsidRPr="004550C6">
        <w:rPr>
          <w:rFonts w:ascii="Times New Roman" w:hAnsi="Times New Roman" w:cs="Times New Roman"/>
          <w:color w:val="000000"/>
          <w:sz w:val="28"/>
          <w:szCs w:val="28"/>
          <w:lang w:eastAsia="en-IN"/>
        </w:rPr>
        <w:t>job.setOutputKeyClass(</w:t>
      </w:r>
      <w:proofErr w:type="gramEnd"/>
      <w:r w:rsidRPr="004550C6">
        <w:rPr>
          <w:rFonts w:ascii="Times New Roman" w:hAnsi="Times New Roman" w:cs="Times New Roman"/>
          <w:color w:val="000000"/>
          <w:sz w:val="28"/>
          <w:szCs w:val="28"/>
          <w:lang w:eastAsia="en-IN"/>
        </w:rPr>
        <w:t>Text.</w:t>
      </w:r>
      <w:r w:rsidRPr="004550C6">
        <w:rPr>
          <w:rFonts w:ascii="Times New Roman" w:hAnsi="Times New Roman" w:cs="Times New Roman"/>
          <w:bCs/>
          <w:color w:val="000000"/>
          <w:sz w:val="28"/>
          <w:szCs w:val="28"/>
          <w:lang w:eastAsia="en-IN"/>
        </w:rPr>
        <w:t>class</w:t>
      </w:r>
      <w:r w:rsidRPr="004550C6">
        <w:rPr>
          <w:rFonts w:ascii="Times New Roman" w:hAnsi="Times New Roman" w:cs="Times New Roman"/>
          <w:color w:val="000000"/>
          <w:sz w:val="28"/>
          <w:szCs w:val="28"/>
          <w:lang w:eastAsia="en-IN"/>
        </w:rPr>
        <w:t>);</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 </w:t>
      </w:r>
      <w:r w:rsidRPr="004550C6">
        <w:rPr>
          <w:rFonts w:ascii="Times New Roman" w:hAnsi="Times New Roman" w:cs="Times New Roman"/>
          <w:color w:val="000000"/>
          <w:sz w:val="28"/>
          <w:szCs w:val="28"/>
        </w:rPr>
        <w:tab/>
      </w:r>
      <w:r w:rsidRPr="004550C6">
        <w:rPr>
          <w:rFonts w:ascii="Times New Roman" w:hAnsi="Times New Roman" w:cs="Times New Roman"/>
          <w:color w:val="000000"/>
          <w:sz w:val="28"/>
          <w:szCs w:val="28"/>
        </w:rPr>
        <w:tab/>
      </w:r>
      <w:proofErr w:type="gramStart"/>
      <w:r w:rsidRPr="004550C6">
        <w:rPr>
          <w:rFonts w:ascii="Times New Roman" w:hAnsi="Times New Roman" w:cs="Times New Roman"/>
          <w:color w:val="000000"/>
          <w:sz w:val="28"/>
          <w:szCs w:val="28"/>
        </w:rPr>
        <w:t>job.setOutputValueClass(</w:t>
      </w:r>
      <w:proofErr w:type="gramEnd"/>
      <w:r w:rsidRPr="004550C6">
        <w:rPr>
          <w:rFonts w:ascii="Times New Roman" w:hAnsi="Times New Roman" w:cs="Times New Roman"/>
          <w:color w:val="000000"/>
          <w:sz w:val="28"/>
          <w:szCs w:val="28"/>
        </w:rPr>
        <w:t>IntWritable.</w:t>
      </w:r>
      <w:r w:rsidRPr="004550C6">
        <w:rPr>
          <w:rFonts w:ascii="Times New Roman" w:hAnsi="Times New Roman" w:cs="Times New Roman"/>
          <w:bCs/>
          <w:color w:val="000000"/>
          <w:sz w:val="28"/>
          <w:szCs w:val="28"/>
        </w:rPr>
        <w:t>class</w:t>
      </w:r>
      <w:r w:rsidRPr="004550C6">
        <w:rPr>
          <w:rFonts w:ascii="Times New Roman" w:hAnsi="Times New Roman" w:cs="Times New Roman"/>
          <w:color w:val="000000"/>
          <w:sz w:val="28"/>
          <w:szCs w:val="28"/>
        </w:rPr>
        <w:t>);</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4. Input and Output path details</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FileInputFormat.setInputPaths(</w:t>
      </w:r>
      <w:proofErr w:type="gramEnd"/>
      <w:r w:rsidRPr="004550C6">
        <w:rPr>
          <w:rFonts w:ascii="Times New Roman" w:hAnsi="Times New Roman" w:cs="Times New Roman"/>
          <w:color w:val="000000"/>
          <w:sz w:val="28"/>
          <w:szCs w:val="28"/>
        </w:rPr>
        <w:t>job, new Path("in"));</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FileOutputFormat.setOutputPath(</w:t>
      </w:r>
      <w:proofErr w:type="gramEnd"/>
      <w:r w:rsidRPr="004550C6">
        <w:rPr>
          <w:rFonts w:ascii="Times New Roman" w:hAnsi="Times New Roman" w:cs="Times New Roman"/>
          <w:color w:val="000000"/>
          <w:sz w:val="28"/>
          <w:szCs w:val="28"/>
        </w:rPr>
        <w:t>job, new Path("out"));</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5. Exection strategy</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job.waitForCompletion(</w:t>
      </w:r>
      <w:proofErr w:type="gramEnd"/>
      <w:r w:rsidRPr="004550C6">
        <w:rPr>
          <w:rFonts w:ascii="Times New Roman" w:hAnsi="Times New Roman" w:cs="Times New Roman"/>
          <w:color w:val="000000"/>
          <w:sz w:val="28"/>
          <w:szCs w:val="28"/>
        </w:rPr>
        <w:t>true?0:1);</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 </w:t>
      </w:r>
      <w:proofErr w:type="gramStart"/>
      <w:r w:rsidRPr="004550C6">
        <w:rPr>
          <w:rFonts w:ascii="Times New Roman" w:hAnsi="Times New Roman" w:cs="Times New Roman"/>
          <w:color w:val="000000"/>
          <w:sz w:val="28"/>
          <w:szCs w:val="28"/>
        </w:rPr>
        <w:t>Submit</w:t>
      </w:r>
      <w:proofErr w:type="gramEnd"/>
      <w:r w:rsidRPr="004550C6">
        <w:rPr>
          <w:rFonts w:ascii="Times New Roman" w:hAnsi="Times New Roman" w:cs="Times New Roman"/>
          <w:color w:val="000000"/>
          <w:sz w:val="28"/>
          <w:szCs w:val="28"/>
        </w:rPr>
        <w:t xml:space="preserve"> the job, then wait until the job is complete</w:t>
      </w:r>
    </w:p>
    <w:p w:rsidR="004550C6" w:rsidRDefault="004550C6" w:rsidP="004550C6">
      <w:pPr>
        <w:pStyle w:val="NoSpacing"/>
        <w:rPr>
          <w:rFonts w:ascii="Times New Roman" w:hAnsi="Times New Roman" w:cs="Times New Roman"/>
          <w:color w:val="000000"/>
          <w:sz w:val="28"/>
          <w:szCs w:val="28"/>
        </w:rPr>
      </w:pPr>
    </w:p>
    <w:p w:rsid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b/>
          <w:color w:val="000000"/>
          <w:sz w:val="28"/>
          <w:szCs w:val="28"/>
        </w:rPr>
      </w:pPr>
      <w:r w:rsidRPr="004550C6">
        <w:rPr>
          <w:rFonts w:ascii="Times New Roman" w:hAnsi="Times New Roman" w:cs="Times New Roman"/>
          <w:b/>
          <w:color w:val="000000"/>
          <w:sz w:val="28"/>
          <w:szCs w:val="28"/>
        </w:rPr>
        <w:lastRenderedPageBreak/>
        <w:t xml:space="preserve">9. </w:t>
      </w:r>
      <w:r w:rsidRPr="004550C6">
        <w:rPr>
          <w:rFonts w:ascii="Times New Roman" w:hAnsi="Times New Roman" w:cs="Times New Roman"/>
          <w:b/>
          <w:color w:val="000000"/>
          <w:sz w:val="28"/>
          <w:szCs w:val="28"/>
          <w:lang w:eastAsia="en-IN"/>
        </w:rPr>
        <w:t xml:space="preserve">What are the naming conventions for output files from Map phase and Reduce </w:t>
      </w:r>
      <w:proofErr w:type="gramStart"/>
      <w:r w:rsidRPr="004550C6">
        <w:rPr>
          <w:rFonts w:ascii="Times New Roman" w:hAnsi="Times New Roman" w:cs="Times New Roman"/>
          <w:b/>
          <w:color w:val="000000"/>
          <w:sz w:val="28"/>
          <w:szCs w:val="28"/>
          <w:lang w:eastAsia="en-IN"/>
        </w:rPr>
        <w:t>Phase ?</w:t>
      </w:r>
      <w:proofErr w:type="gramEnd"/>
    </w:p>
    <w:p w:rsidR="004550C6" w:rsidRPr="004550C6" w:rsidRDefault="004550C6"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Output files from map phase are named as part-m-xxxxx</w:t>
      </w:r>
    </w:p>
    <w:p w:rsidR="004550C6" w:rsidRPr="004550C6" w:rsidRDefault="004550C6" w:rsidP="004550C6">
      <w:pPr>
        <w:pStyle w:val="NoSpacing"/>
        <w:rPr>
          <w:rFonts w:ascii="Times New Roman" w:hAnsi="Times New Roman" w:cs="Times New Roman"/>
          <w:color w:val="000000"/>
          <w:sz w:val="28"/>
          <w:szCs w:val="28"/>
          <w:lang w:eastAsia="en-IN"/>
        </w:rPr>
      </w:pPr>
      <w:proofErr w:type="gramStart"/>
      <w:r w:rsidRPr="004550C6">
        <w:rPr>
          <w:rFonts w:ascii="Times New Roman" w:hAnsi="Times New Roman" w:cs="Times New Roman"/>
          <w:color w:val="000000"/>
          <w:sz w:val="28"/>
          <w:szCs w:val="28"/>
          <w:lang w:eastAsia="en-IN"/>
        </w:rPr>
        <w:t>and</w:t>
      </w:r>
      <w:proofErr w:type="gramEnd"/>
      <w:r w:rsidRPr="004550C6">
        <w:rPr>
          <w:rFonts w:ascii="Times New Roman" w:hAnsi="Times New Roman" w:cs="Times New Roman"/>
          <w:color w:val="000000"/>
          <w:sz w:val="28"/>
          <w:szCs w:val="28"/>
          <w:lang w:eastAsia="en-IN"/>
        </w:rPr>
        <w:t xml:space="preserve"> output files from reduce phase are named as part-r-xxxxx.</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lang w:eastAsia="en-IN"/>
        </w:rPr>
        <w:t xml:space="preserve">These part files are created separately by each individual </w:t>
      </w:r>
      <w:r w:rsidRPr="004550C6">
        <w:rPr>
          <w:rFonts w:ascii="Times New Roman" w:hAnsi="Times New Roman" w:cs="Times New Roman"/>
          <w:color w:val="000000"/>
          <w:sz w:val="28"/>
          <w:szCs w:val="28"/>
        </w:rPr>
        <w:t>reducer. Here xxxxx is partition number starting from 00000 and increases sequentially by 1 resulting in 00001, 00002 and so on.</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4550C6" w:rsidRDefault="004550C6" w:rsidP="004550C6">
      <w:pPr>
        <w:pStyle w:val="NoSpacing"/>
        <w:rPr>
          <w:rFonts w:ascii="Times New Roman" w:hAnsi="Times New Roman" w:cs="Times New Roman"/>
          <w:b/>
          <w:color w:val="000000"/>
          <w:sz w:val="28"/>
          <w:szCs w:val="28"/>
          <w:lang w:eastAsia="en-IN"/>
        </w:rPr>
      </w:pPr>
      <w:r w:rsidRPr="004550C6">
        <w:rPr>
          <w:rFonts w:ascii="Times New Roman" w:hAnsi="Times New Roman" w:cs="Times New Roman"/>
          <w:b/>
          <w:color w:val="000000"/>
          <w:sz w:val="28"/>
          <w:szCs w:val="28"/>
          <w:lang w:eastAsia="en-IN"/>
        </w:rPr>
        <w:t>10. What are the basic parameters of a mapper?</w:t>
      </w:r>
    </w:p>
    <w:p w:rsidR="004550C6" w:rsidRPr="004550C6" w:rsidRDefault="004550C6"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 xml:space="preserve">There are four basic parameters of a mapper. </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The first two represent mapper input parameters and the second two represent mapper output parameters.</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For WordCount usecase,</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LongWritable (Mapper input key)</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Text (mapper input value)</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Text (mapper output key)</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 xml:space="preserve">IntWritable (mapper outputvalue) </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4550C6" w:rsidRDefault="004550C6" w:rsidP="004550C6">
      <w:pPr>
        <w:pStyle w:val="NoSpacing"/>
        <w:rPr>
          <w:rFonts w:ascii="Times New Roman" w:hAnsi="Times New Roman" w:cs="Times New Roman"/>
          <w:b/>
          <w:color w:val="000000"/>
          <w:sz w:val="28"/>
          <w:szCs w:val="28"/>
          <w:lang w:eastAsia="en-IN"/>
        </w:rPr>
      </w:pPr>
      <w:r w:rsidRPr="004550C6">
        <w:rPr>
          <w:rFonts w:ascii="Times New Roman" w:hAnsi="Times New Roman" w:cs="Times New Roman"/>
          <w:b/>
          <w:color w:val="000000"/>
          <w:sz w:val="28"/>
          <w:szCs w:val="28"/>
          <w:lang w:eastAsia="en-IN"/>
        </w:rPr>
        <w:t>11. What are the basic parameters of a reducer?</w:t>
      </w:r>
    </w:p>
    <w:p w:rsidR="004550C6" w:rsidRPr="004550C6" w:rsidRDefault="004550C6"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 xml:space="preserve">There are four basic parameters of a reducer. </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The first two represent reducer input parameters and the second two represent reducer output parameters.</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For WordCount usecase,</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Text (Reducer Input key)</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IntWritable (Reducer input value)</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Text (Reducer output key)</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IntWritable (Reducer output value)</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4550C6" w:rsidRDefault="004550C6" w:rsidP="004550C6">
      <w:pPr>
        <w:pStyle w:val="NoSpacing"/>
        <w:rPr>
          <w:rFonts w:ascii="Times New Roman" w:hAnsi="Times New Roman" w:cs="Times New Roman"/>
          <w:b/>
          <w:color w:val="000000"/>
          <w:sz w:val="28"/>
          <w:szCs w:val="28"/>
          <w:lang w:eastAsia="en-IN"/>
        </w:rPr>
      </w:pPr>
      <w:r w:rsidRPr="004550C6">
        <w:rPr>
          <w:rFonts w:ascii="Times New Roman" w:hAnsi="Times New Roman" w:cs="Times New Roman"/>
          <w:b/>
          <w:color w:val="000000"/>
          <w:sz w:val="28"/>
          <w:szCs w:val="28"/>
          <w:lang w:eastAsia="en-IN"/>
        </w:rPr>
        <w:t xml:space="preserve">12. What is identity </w:t>
      </w:r>
      <w:proofErr w:type="gramStart"/>
      <w:r w:rsidRPr="004550C6">
        <w:rPr>
          <w:rFonts w:ascii="Times New Roman" w:hAnsi="Times New Roman" w:cs="Times New Roman"/>
          <w:b/>
          <w:color w:val="000000"/>
          <w:sz w:val="28"/>
          <w:szCs w:val="28"/>
          <w:lang w:eastAsia="en-IN"/>
        </w:rPr>
        <w:t>Mapper ?</w:t>
      </w:r>
      <w:proofErr w:type="gramEnd"/>
    </w:p>
    <w:p w:rsidR="004550C6" w:rsidRPr="004550C6" w:rsidRDefault="004550C6"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Identity Mapper is a default Mapper class provided by hadoop. When no mapper is class is specified in Mapreduce job, then this mapper will be executed.</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 xml:space="preserve">It doesn’t process/manipulate/ perform any computation on input data rather it simply writes the input data into output. </w:t>
      </w:r>
    </w:p>
    <w:p w:rsidR="004550C6" w:rsidRPr="004550C6" w:rsidRDefault="004550C6" w:rsidP="004550C6">
      <w:pPr>
        <w:pStyle w:val="NoSpacing"/>
        <w:rPr>
          <w:rFonts w:ascii="Times New Roman" w:hAnsi="Times New Roman" w:cs="Times New Roman"/>
          <w:color w:val="000000"/>
          <w:sz w:val="28"/>
          <w:szCs w:val="28"/>
          <w:lang w:eastAsia="en-IN"/>
        </w:rPr>
      </w:pPr>
      <w:proofErr w:type="gramStart"/>
      <w:r w:rsidRPr="004550C6">
        <w:rPr>
          <w:rFonts w:ascii="Times New Roman" w:hAnsi="Times New Roman" w:cs="Times New Roman"/>
          <w:color w:val="000000"/>
          <w:sz w:val="28"/>
          <w:szCs w:val="28"/>
          <w:lang w:eastAsia="en-IN"/>
        </w:rPr>
        <w:t>It’s</w:t>
      </w:r>
      <w:proofErr w:type="gramEnd"/>
      <w:r w:rsidRPr="004550C6">
        <w:rPr>
          <w:rFonts w:ascii="Times New Roman" w:hAnsi="Times New Roman" w:cs="Times New Roman"/>
          <w:color w:val="000000"/>
          <w:sz w:val="28"/>
          <w:szCs w:val="28"/>
          <w:lang w:eastAsia="en-IN"/>
        </w:rPr>
        <w:t xml:space="preserve"> class name is org.apache.hadoop.mapred.lib.IdentityMapper.</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4550C6" w:rsidRDefault="004550C6" w:rsidP="004550C6">
      <w:pPr>
        <w:pStyle w:val="NoSpacing"/>
        <w:rPr>
          <w:rFonts w:ascii="Times New Roman" w:hAnsi="Times New Roman" w:cs="Times New Roman"/>
          <w:b/>
          <w:color w:val="000000"/>
          <w:sz w:val="28"/>
          <w:szCs w:val="28"/>
          <w:lang w:eastAsia="en-IN"/>
        </w:rPr>
      </w:pPr>
      <w:r w:rsidRPr="004550C6">
        <w:rPr>
          <w:rFonts w:ascii="Times New Roman" w:hAnsi="Times New Roman" w:cs="Times New Roman"/>
          <w:b/>
          <w:color w:val="000000"/>
          <w:sz w:val="28"/>
          <w:szCs w:val="28"/>
          <w:lang w:eastAsia="en-IN"/>
        </w:rPr>
        <w:t xml:space="preserve">13. What is identity </w:t>
      </w:r>
      <w:proofErr w:type="gramStart"/>
      <w:r w:rsidRPr="004550C6">
        <w:rPr>
          <w:rFonts w:ascii="Times New Roman" w:hAnsi="Times New Roman" w:cs="Times New Roman"/>
          <w:b/>
          <w:color w:val="000000"/>
          <w:sz w:val="28"/>
          <w:szCs w:val="28"/>
          <w:lang w:eastAsia="en-IN"/>
        </w:rPr>
        <w:t>Reducer ?</w:t>
      </w:r>
      <w:proofErr w:type="gramEnd"/>
    </w:p>
    <w:p w:rsidR="004550C6" w:rsidRPr="004550C6" w:rsidRDefault="004550C6"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 xml:space="preserve">It is a reduce phase’s counter part for Identity mapper in map phase. It simply passes on the input key/value pairs into output directory. </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Its class name is org.apache.hadoop.mapred.lib.IdentityReducer.</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lastRenderedPageBreak/>
        <w:t>When no reducer class is specified in Mapreduce job, then this class will be picked up by the job automatically.</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4550C6" w:rsidRDefault="004550C6" w:rsidP="004550C6">
      <w:pPr>
        <w:pStyle w:val="NoSpacing"/>
        <w:rPr>
          <w:rFonts w:ascii="Times New Roman" w:hAnsi="Times New Roman" w:cs="Times New Roman"/>
          <w:b/>
          <w:bCs/>
          <w:color w:val="000000"/>
          <w:sz w:val="28"/>
          <w:szCs w:val="28"/>
        </w:rPr>
      </w:pPr>
      <w:r w:rsidRPr="004550C6">
        <w:rPr>
          <w:rFonts w:ascii="Times New Roman" w:hAnsi="Times New Roman" w:cs="Times New Roman"/>
          <w:b/>
          <w:color w:val="000000"/>
          <w:sz w:val="28"/>
          <w:szCs w:val="28"/>
          <w:lang w:eastAsia="en-IN"/>
        </w:rPr>
        <w:t xml:space="preserve">14. </w:t>
      </w:r>
      <w:r w:rsidRPr="004550C6">
        <w:rPr>
          <w:rFonts w:ascii="Times New Roman" w:hAnsi="Times New Roman" w:cs="Times New Roman"/>
          <w:b/>
          <w:bCs/>
          <w:color w:val="000000"/>
          <w:sz w:val="28"/>
          <w:szCs w:val="28"/>
        </w:rPr>
        <w:t>Is it mandatory to set input and output type/format in MapReduce?</w:t>
      </w:r>
    </w:p>
    <w:p w:rsidR="004550C6" w:rsidRPr="004550C6" w:rsidRDefault="004550C6" w:rsidP="004550C6">
      <w:pPr>
        <w:pStyle w:val="NoSpacing"/>
        <w:rPr>
          <w:rFonts w:ascii="Times New Roman" w:hAnsi="Times New Roman" w:cs="Times New Roman"/>
          <w:color w:val="000000"/>
          <w:sz w:val="28"/>
          <w:szCs w:val="28"/>
        </w:rPr>
      </w:pPr>
      <w:r>
        <w:rPr>
          <w:rFonts w:ascii="Times New Roman" w:hAnsi="Times New Roman" w:cs="Times New Roman"/>
          <w:color w:val="000000"/>
          <w:sz w:val="28"/>
          <w:szCs w:val="28"/>
        </w:rPr>
        <w:tab/>
      </w:r>
      <w:r w:rsidRPr="004550C6">
        <w:rPr>
          <w:rFonts w:ascii="Times New Roman" w:hAnsi="Times New Roman" w:cs="Times New Roman"/>
          <w:color w:val="000000"/>
          <w:sz w:val="28"/>
          <w:szCs w:val="28"/>
        </w:rPr>
        <w:t>No, it is not mandatory to set the input and output type/format in MapReduce. By default, the cluster takes the input and the output type as ‘text’.</w:t>
      </w:r>
    </w:p>
    <w:p w:rsidR="004550C6" w:rsidRPr="004550C6" w:rsidRDefault="004550C6" w:rsidP="004550C6">
      <w:pPr>
        <w:pStyle w:val="NoSpacing"/>
        <w:rPr>
          <w:rFonts w:ascii="Times New Roman" w:hAnsi="Times New Roman" w:cs="Times New Roman"/>
          <w:bCs/>
          <w:color w:val="000000"/>
          <w:sz w:val="28"/>
          <w:szCs w:val="28"/>
        </w:rPr>
      </w:pPr>
      <w:proofErr w:type="gramStart"/>
      <w:r w:rsidRPr="004550C6">
        <w:rPr>
          <w:rFonts w:ascii="Times New Roman" w:hAnsi="Times New Roman" w:cs="Times New Roman"/>
          <w:bCs/>
          <w:color w:val="000000"/>
          <w:sz w:val="28"/>
          <w:szCs w:val="28"/>
        </w:rPr>
        <w:t>job.setInputFormatClass(</w:t>
      </w:r>
      <w:proofErr w:type="gramEnd"/>
      <w:r w:rsidRPr="004550C6">
        <w:rPr>
          <w:rFonts w:ascii="Times New Roman" w:hAnsi="Times New Roman" w:cs="Times New Roman"/>
          <w:bCs/>
          <w:color w:val="000000"/>
          <w:sz w:val="28"/>
          <w:szCs w:val="28"/>
        </w:rPr>
        <w:t>TextInputFormat.class);</w:t>
      </w:r>
    </w:p>
    <w:p w:rsidR="004550C6" w:rsidRPr="004550C6" w:rsidRDefault="004550C6" w:rsidP="004550C6">
      <w:pPr>
        <w:pStyle w:val="NoSpacing"/>
        <w:rPr>
          <w:rFonts w:ascii="Times New Roman" w:hAnsi="Times New Roman" w:cs="Times New Roman"/>
          <w:bCs/>
          <w:color w:val="000000"/>
          <w:sz w:val="28"/>
          <w:szCs w:val="28"/>
        </w:rPr>
      </w:pPr>
      <w:proofErr w:type="gramStart"/>
      <w:r w:rsidRPr="004550C6">
        <w:rPr>
          <w:rFonts w:ascii="Times New Roman" w:hAnsi="Times New Roman" w:cs="Times New Roman"/>
          <w:bCs/>
          <w:color w:val="000000"/>
          <w:sz w:val="28"/>
          <w:szCs w:val="28"/>
        </w:rPr>
        <w:t>job.setOutputFormatClass(</w:t>
      </w:r>
      <w:proofErr w:type="gramEnd"/>
      <w:r w:rsidRPr="004550C6">
        <w:rPr>
          <w:rFonts w:ascii="Times New Roman" w:hAnsi="Times New Roman" w:cs="Times New Roman"/>
          <w:bCs/>
          <w:color w:val="000000"/>
          <w:sz w:val="28"/>
          <w:szCs w:val="28"/>
        </w:rPr>
        <w:t>TextOutputFormat.class);</w:t>
      </w: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b/>
          <w:color w:val="000000"/>
          <w:sz w:val="28"/>
          <w:szCs w:val="28"/>
          <w:lang w:eastAsia="en-IN"/>
        </w:rPr>
      </w:pPr>
      <w:r w:rsidRPr="004550C6">
        <w:rPr>
          <w:rFonts w:ascii="Times New Roman" w:hAnsi="Times New Roman" w:cs="Times New Roman"/>
          <w:b/>
          <w:color w:val="000000"/>
          <w:sz w:val="28"/>
          <w:szCs w:val="28"/>
          <w:lang w:eastAsia="en-IN"/>
        </w:rPr>
        <w:t>15. What happens in a TextInputFormat?</w:t>
      </w:r>
    </w:p>
    <w:p w:rsidR="004550C6" w:rsidRPr="004550C6" w:rsidRDefault="004550C6" w:rsidP="004550C6">
      <w:pPr>
        <w:pStyle w:val="NoSpacing"/>
        <w:rPr>
          <w:rFonts w:ascii="Times New Roman" w:hAnsi="Times New Roman" w:cs="Times New Roman"/>
          <w:bCs/>
          <w:color w:val="000000"/>
          <w:sz w:val="28"/>
          <w:szCs w:val="28"/>
          <w:lang w:eastAsia="en-IN"/>
        </w:rPr>
      </w:pPr>
      <w:r>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In TextInputFormat, each line in the text file is a record. Key is the byte offset of the line and value is the content of the line. </w:t>
      </w:r>
      <w:r w:rsidRPr="004550C6">
        <w:rPr>
          <w:rFonts w:ascii="Times New Roman" w:hAnsi="Times New Roman" w:cs="Times New Roman"/>
          <w:color w:val="000000"/>
          <w:sz w:val="28"/>
          <w:szCs w:val="28"/>
          <w:lang w:eastAsia="en-IN"/>
        </w:rPr>
        <w:br/>
        <w:t xml:space="preserve">For instance, </w:t>
      </w:r>
      <w:r w:rsidRPr="004550C6">
        <w:rPr>
          <w:rFonts w:ascii="Times New Roman" w:hAnsi="Times New Roman" w:cs="Times New Roman"/>
          <w:bCs/>
          <w:color w:val="000000"/>
          <w:sz w:val="28"/>
          <w:szCs w:val="28"/>
          <w:lang w:eastAsia="en-IN"/>
        </w:rPr>
        <w:t>Key: LongWritable, value: Text</w:t>
      </w:r>
    </w:p>
    <w:p w:rsidR="004550C6" w:rsidRPr="004550C6" w:rsidRDefault="004550C6" w:rsidP="004550C6">
      <w:pPr>
        <w:pStyle w:val="NoSpacing"/>
        <w:rPr>
          <w:rFonts w:ascii="Times New Roman" w:hAnsi="Times New Roman" w:cs="Times New Roman"/>
          <w:bCs/>
          <w:color w:val="000000"/>
          <w:sz w:val="28"/>
          <w:szCs w:val="28"/>
          <w:lang w:eastAsia="en-IN"/>
        </w:rPr>
      </w:pPr>
    </w:p>
    <w:p w:rsidR="004550C6" w:rsidRPr="004550C6" w:rsidRDefault="004550C6" w:rsidP="004550C6">
      <w:pPr>
        <w:pStyle w:val="NoSpacing"/>
        <w:rPr>
          <w:rFonts w:ascii="Times New Roman" w:hAnsi="Times New Roman" w:cs="Times New Roman"/>
          <w:b/>
          <w:color w:val="000000"/>
          <w:sz w:val="28"/>
          <w:szCs w:val="28"/>
          <w:lang w:eastAsia="en-IN"/>
        </w:rPr>
      </w:pPr>
      <w:r w:rsidRPr="004550C6">
        <w:rPr>
          <w:rFonts w:ascii="Times New Roman" w:hAnsi="Times New Roman" w:cs="Times New Roman"/>
          <w:b/>
          <w:color w:val="000000"/>
          <w:sz w:val="28"/>
          <w:szCs w:val="28"/>
          <w:lang w:eastAsia="en-IN"/>
        </w:rPr>
        <w:t>16. What do you know about KeyValueTextInputFormat?</w:t>
      </w:r>
    </w:p>
    <w:p w:rsidR="004550C6" w:rsidRPr="004550C6" w:rsidRDefault="004550C6" w:rsidP="004550C6">
      <w:pPr>
        <w:pStyle w:val="NoSpacing"/>
        <w:rPr>
          <w:rFonts w:ascii="Times New Roman" w:hAnsi="Times New Roman" w:cs="Times New Roman"/>
          <w:bCs/>
          <w:color w:val="000000"/>
          <w:sz w:val="28"/>
          <w:szCs w:val="28"/>
          <w:lang w:eastAsia="en-IN"/>
        </w:rPr>
      </w:pPr>
      <w:r>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In KeyValueTextInputFormat, each line in the text file is a 'record'. The first separator character divides each line. Everything before the separator is the key and everything after the separator is the value. </w:t>
      </w:r>
      <w:r w:rsidRPr="004550C6">
        <w:rPr>
          <w:rFonts w:ascii="Times New Roman" w:hAnsi="Times New Roman" w:cs="Times New Roman"/>
          <w:color w:val="000000"/>
          <w:sz w:val="28"/>
          <w:szCs w:val="28"/>
          <w:lang w:eastAsia="en-IN"/>
        </w:rPr>
        <w:br/>
        <w:t xml:space="preserve">For instance, </w:t>
      </w:r>
      <w:r w:rsidRPr="004550C6">
        <w:rPr>
          <w:rFonts w:ascii="Times New Roman" w:hAnsi="Times New Roman" w:cs="Times New Roman"/>
          <w:bCs/>
          <w:color w:val="000000"/>
          <w:sz w:val="28"/>
          <w:szCs w:val="28"/>
          <w:lang w:eastAsia="en-IN"/>
        </w:rPr>
        <w:t>Key: Text, value: Text</w:t>
      </w:r>
    </w:p>
    <w:p w:rsidR="004550C6" w:rsidRPr="004550C6" w:rsidRDefault="004550C6" w:rsidP="004550C6">
      <w:pPr>
        <w:pStyle w:val="NoSpacing"/>
        <w:rPr>
          <w:rFonts w:ascii="Times New Roman" w:hAnsi="Times New Roman" w:cs="Times New Roman"/>
          <w:bCs/>
          <w:color w:val="000000"/>
          <w:sz w:val="28"/>
          <w:szCs w:val="28"/>
          <w:lang w:eastAsia="en-IN"/>
        </w:rPr>
      </w:pPr>
    </w:p>
    <w:p w:rsidR="004550C6" w:rsidRPr="004550C6" w:rsidRDefault="004550C6" w:rsidP="004550C6">
      <w:pPr>
        <w:pStyle w:val="NoSpacing"/>
        <w:rPr>
          <w:rFonts w:ascii="Times New Roman" w:hAnsi="Times New Roman" w:cs="Times New Roman"/>
          <w:b/>
          <w:color w:val="000000"/>
          <w:sz w:val="28"/>
          <w:szCs w:val="28"/>
          <w:lang w:eastAsia="en-IN"/>
        </w:rPr>
      </w:pPr>
      <w:r w:rsidRPr="004550C6">
        <w:rPr>
          <w:rFonts w:ascii="Times New Roman" w:hAnsi="Times New Roman" w:cs="Times New Roman"/>
          <w:b/>
          <w:color w:val="000000"/>
          <w:sz w:val="28"/>
          <w:szCs w:val="28"/>
          <w:lang w:eastAsia="en-IN"/>
        </w:rPr>
        <w:t>17. What do you know about NLineOutputFormat?</w:t>
      </w:r>
    </w:p>
    <w:p w:rsidR="004550C6" w:rsidRPr="004550C6" w:rsidRDefault="004550C6"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proofErr w:type="gramStart"/>
      <w:r w:rsidRPr="004550C6">
        <w:rPr>
          <w:rFonts w:ascii="Times New Roman" w:hAnsi="Times New Roman" w:cs="Times New Roman"/>
          <w:color w:val="000000"/>
          <w:sz w:val="28"/>
          <w:szCs w:val="28"/>
          <w:lang w:eastAsia="en-IN"/>
        </w:rPr>
        <w:t>NLineOutputFormat splits 'n' lines of input as one split.</w:t>
      </w:r>
      <w:proofErr w:type="gramEnd"/>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4550C6" w:rsidRDefault="004550C6" w:rsidP="004550C6">
      <w:pPr>
        <w:pStyle w:val="NoSpacing"/>
        <w:rPr>
          <w:rFonts w:ascii="Times New Roman" w:hAnsi="Times New Roman" w:cs="Times New Roman"/>
          <w:b/>
          <w:color w:val="000000"/>
          <w:sz w:val="28"/>
          <w:szCs w:val="28"/>
        </w:rPr>
      </w:pPr>
      <w:r w:rsidRPr="004550C6">
        <w:rPr>
          <w:rFonts w:ascii="Times New Roman" w:hAnsi="Times New Roman" w:cs="Times New Roman"/>
          <w:b/>
          <w:color w:val="000000"/>
          <w:sz w:val="28"/>
          <w:szCs w:val="28"/>
        </w:rPr>
        <w:t>18. What is RecordReader</w:t>
      </w:r>
      <w:bookmarkStart w:id="4" w:name="RecordReader"/>
      <w:bookmarkEnd w:id="4"/>
      <w:r w:rsidRPr="004550C6">
        <w:rPr>
          <w:rFonts w:ascii="Times New Roman" w:hAnsi="Times New Roman" w:cs="Times New Roman"/>
          <w:b/>
          <w:color w:val="000000"/>
          <w:sz w:val="28"/>
          <w:szCs w:val="28"/>
        </w:rPr>
        <w:t xml:space="preserve"> in Map </w:t>
      </w:r>
      <w:proofErr w:type="gramStart"/>
      <w:r w:rsidRPr="004550C6">
        <w:rPr>
          <w:rFonts w:ascii="Times New Roman" w:hAnsi="Times New Roman" w:cs="Times New Roman"/>
          <w:b/>
          <w:color w:val="000000"/>
          <w:sz w:val="28"/>
          <w:szCs w:val="28"/>
        </w:rPr>
        <w:t>Reduce ?</w:t>
      </w:r>
      <w:proofErr w:type="gramEnd"/>
    </w:p>
    <w:p w:rsidR="004550C6" w:rsidRPr="004550C6" w:rsidRDefault="004550C6" w:rsidP="004550C6">
      <w:pPr>
        <w:pStyle w:val="NoSpacing"/>
        <w:rPr>
          <w:rFonts w:ascii="Times New Roman" w:hAnsi="Times New Roman" w:cs="Times New Roman"/>
          <w:color w:val="000000"/>
          <w:sz w:val="28"/>
          <w:szCs w:val="28"/>
        </w:rPr>
      </w:pPr>
      <w:r>
        <w:rPr>
          <w:rFonts w:ascii="Times New Roman" w:hAnsi="Times New Roman" w:cs="Times New Roman"/>
          <w:color w:val="000000"/>
          <w:sz w:val="28"/>
          <w:szCs w:val="28"/>
        </w:rPr>
        <w:tab/>
      </w:r>
      <w:r w:rsidRPr="004550C6">
        <w:rPr>
          <w:rFonts w:ascii="Times New Roman" w:hAnsi="Times New Roman" w:cs="Times New Roman"/>
          <w:color w:val="000000"/>
          <w:sz w:val="28"/>
          <w:szCs w:val="28"/>
        </w:rPr>
        <w:t>RecordReader (org.apache.hadoop.mapreduce.RecordReader)</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RecordReader is</w:t>
      </w:r>
      <w:r w:rsidRPr="004550C6">
        <w:rPr>
          <w:rStyle w:val="apple-converted-space"/>
          <w:rFonts w:ascii="Times New Roman" w:hAnsi="Times New Roman" w:cs="Times New Roman"/>
          <w:color w:val="000000"/>
          <w:sz w:val="28"/>
          <w:szCs w:val="28"/>
        </w:rPr>
        <w:t> a class responsible to derive </w:t>
      </w:r>
      <w:r w:rsidRPr="004550C6">
        <w:rPr>
          <w:rStyle w:val="HTMLTypewriter"/>
          <w:rFonts w:ascii="Times New Roman" w:eastAsia="Calibri" w:hAnsi="Times New Roman" w:cs="Times New Roman"/>
          <w:color w:val="000000"/>
          <w:sz w:val="28"/>
          <w:szCs w:val="28"/>
        </w:rPr>
        <w:t>&lt;key, value&gt;</w:t>
      </w:r>
      <w:r w:rsidRPr="004550C6">
        <w:rPr>
          <w:rStyle w:val="apple-converted-space"/>
          <w:rFonts w:ascii="Times New Roman" w:hAnsi="Times New Roman" w:cs="Times New Roman"/>
          <w:color w:val="000000"/>
          <w:sz w:val="28"/>
          <w:szCs w:val="28"/>
        </w:rPr>
        <w:t> </w:t>
      </w:r>
      <w:r w:rsidRPr="004550C6">
        <w:rPr>
          <w:rFonts w:ascii="Times New Roman" w:hAnsi="Times New Roman" w:cs="Times New Roman"/>
          <w:color w:val="000000"/>
          <w:sz w:val="28"/>
          <w:szCs w:val="28"/>
        </w:rPr>
        <w:t>pairs from an</w:t>
      </w:r>
      <w:r w:rsidRPr="004550C6">
        <w:rPr>
          <w:rStyle w:val="apple-converted-space"/>
          <w:rFonts w:ascii="Times New Roman" w:hAnsi="Times New Roman" w:cs="Times New Roman"/>
          <w:color w:val="000000"/>
          <w:sz w:val="28"/>
          <w:szCs w:val="28"/>
        </w:rPr>
        <w:t> </w:t>
      </w:r>
      <w:r w:rsidRPr="004550C6">
        <w:rPr>
          <w:rStyle w:val="HTMLTypewriter"/>
          <w:rFonts w:ascii="Times New Roman" w:eastAsia="Calibri" w:hAnsi="Times New Roman" w:cs="Times New Roman"/>
          <w:color w:val="000000"/>
          <w:sz w:val="28"/>
          <w:szCs w:val="28"/>
        </w:rPr>
        <w:t>InputSplit</w:t>
      </w:r>
      <w:r w:rsidRPr="004550C6">
        <w:rPr>
          <w:rFonts w:ascii="Times New Roman" w:hAnsi="Times New Roman" w:cs="Times New Roman"/>
          <w:color w:val="000000"/>
          <w:sz w:val="28"/>
          <w:szCs w:val="28"/>
        </w:rPr>
        <w:t>.</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Inputsplit</w:t>
      </w:r>
      <w:proofErr w:type="gramStart"/>
      <w:r w:rsidRPr="004550C6">
        <w:rPr>
          <w:rFonts w:ascii="Times New Roman" w:hAnsi="Times New Roman" w:cs="Times New Roman"/>
          <w:color w:val="000000"/>
          <w:sz w:val="28"/>
          <w:szCs w:val="28"/>
        </w:rPr>
        <w:t>--------------(</w:t>
      </w:r>
      <w:proofErr w:type="gramEnd"/>
      <w:r w:rsidRPr="004550C6">
        <w:rPr>
          <w:rFonts w:ascii="Times New Roman" w:hAnsi="Times New Roman" w:cs="Times New Roman"/>
          <w:color w:val="000000"/>
          <w:sz w:val="28"/>
          <w:szCs w:val="28"/>
        </w:rPr>
        <w:t>RecordReader)----------------- &lt;key, value&gt;</w:t>
      </w:r>
    </w:p>
    <w:p w:rsidR="004550C6" w:rsidRPr="004550C6" w:rsidRDefault="004550C6" w:rsidP="004550C6">
      <w:pPr>
        <w:pStyle w:val="NoSpacing"/>
        <w:rPr>
          <w:rFonts w:ascii="Times New Roman" w:hAnsi="Times New Roman" w:cs="Times New Roman"/>
          <w:bCs/>
          <w:color w:val="000000"/>
          <w:sz w:val="28"/>
          <w:szCs w:val="28"/>
        </w:rPr>
      </w:pPr>
      <w:bookmarkStart w:id="5" w:name="Where-Mapper-Output-Stored"/>
    </w:p>
    <w:p w:rsidR="004550C6" w:rsidRPr="004550C6" w:rsidRDefault="004550C6" w:rsidP="004550C6">
      <w:pPr>
        <w:pStyle w:val="NoSpacing"/>
        <w:rPr>
          <w:rFonts w:ascii="Times New Roman" w:hAnsi="Times New Roman" w:cs="Times New Roman"/>
          <w:b/>
          <w:bCs/>
          <w:color w:val="000000"/>
          <w:sz w:val="28"/>
          <w:szCs w:val="28"/>
        </w:rPr>
      </w:pPr>
      <w:r w:rsidRPr="004550C6">
        <w:rPr>
          <w:rFonts w:ascii="Times New Roman" w:hAnsi="Times New Roman" w:cs="Times New Roman"/>
          <w:b/>
          <w:bCs/>
          <w:color w:val="000000"/>
          <w:sz w:val="28"/>
          <w:szCs w:val="28"/>
        </w:rPr>
        <w:t xml:space="preserve">19. Where is the Mapper Output (intermediate kay-value data) </w:t>
      </w:r>
      <w:proofErr w:type="gramStart"/>
      <w:r w:rsidRPr="004550C6">
        <w:rPr>
          <w:rFonts w:ascii="Times New Roman" w:hAnsi="Times New Roman" w:cs="Times New Roman"/>
          <w:b/>
          <w:bCs/>
          <w:color w:val="000000"/>
          <w:sz w:val="28"/>
          <w:szCs w:val="28"/>
        </w:rPr>
        <w:t>stored ?</w:t>
      </w:r>
      <w:bookmarkEnd w:id="5"/>
      <w:proofErr w:type="gramEnd"/>
    </w:p>
    <w:p w:rsidR="004550C6" w:rsidRPr="004550C6" w:rsidRDefault="004550C6" w:rsidP="004550C6">
      <w:pPr>
        <w:pStyle w:val="NoSpacing"/>
        <w:rPr>
          <w:rFonts w:ascii="Times New Roman" w:hAnsi="Times New Roman" w:cs="Times New Roman"/>
          <w:color w:val="000000"/>
          <w:sz w:val="28"/>
          <w:szCs w:val="28"/>
        </w:rPr>
      </w:pPr>
      <w:r>
        <w:rPr>
          <w:rFonts w:ascii="Times New Roman" w:hAnsi="Times New Roman" w:cs="Times New Roman"/>
          <w:color w:val="000000"/>
          <w:sz w:val="28"/>
          <w:szCs w:val="28"/>
        </w:rPr>
        <w:tab/>
      </w:r>
      <w:r w:rsidRPr="004550C6">
        <w:rPr>
          <w:rFonts w:ascii="Times New Roman" w:hAnsi="Times New Roman" w:cs="Times New Roman"/>
          <w:color w:val="000000"/>
          <w:sz w:val="28"/>
          <w:szCs w:val="28"/>
        </w:rPr>
        <w:t>The mapper output (intermediate data) is stored on the Local file system (NOT HDFS) of each individual mapper nodes. This is typically a temporary directory location which can be setup in config by the hadoop administrator. The intermediate data is cleaned up after the Hadoop Job completes.</w:t>
      </w: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rect id="_x0000_s1026" style="position:absolute;margin-left:132.75pt;margin-top:3.5pt;width:159pt;height:123.75pt;z-index:251674624" strokeweight="1pt"/>
        </w:pict>
      </w: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shape id="_x0000_s1077" type="#_x0000_t202" style="position:absolute;margin-left:351.9pt;margin-top:17.35pt;width:62.25pt;height:42pt;z-index:251675648" strokeweight="1.5pt">
            <v:textbox style="mso-next-textbox:#_x0000_s1077">
              <w:txbxContent>
                <w:p w:rsidR="003138EF" w:rsidRPr="00F47CF7" w:rsidRDefault="003138EF" w:rsidP="004550C6">
                  <w:pPr>
                    <w:spacing w:after="0" w:line="320" w:lineRule="exact"/>
                    <w:jc w:val="center"/>
                    <w:rPr>
                      <w:b/>
                      <w:i/>
                    </w:rPr>
                  </w:pPr>
                  <w:r>
                    <w:rPr>
                      <w:b/>
                      <w:i/>
                    </w:rPr>
                    <w:t>OUT</w:t>
                  </w:r>
                  <w:r w:rsidRPr="00F47CF7">
                    <w:rPr>
                      <w:b/>
                      <w:i/>
                    </w:rPr>
                    <w:t>PUT</w:t>
                  </w:r>
                </w:p>
                <w:p w:rsidR="003138EF" w:rsidRPr="00F47CF7" w:rsidRDefault="003138EF" w:rsidP="004550C6">
                  <w:pPr>
                    <w:spacing w:after="0" w:line="320" w:lineRule="exact"/>
                    <w:jc w:val="center"/>
                    <w:rPr>
                      <w:b/>
                      <w:i/>
                    </w:rPr>
                  </w:pPr>
                  <w:r w:rsidRPr="00F47CF7">
                    <w:rPr>
                      <w:b/>
                      <w:i/>
                    </w:rPr>
                    <w:t>Data Files</w:t>
                  </w:r>
                </w:p>
              </w:txbxContent>
            </v:textbox>
          </v:shape>
        </w:pict>
      </w:r>
      <w:r>
        <w:rPr>
          <w:rFonts w:ascii="Times New Roman" w:hAnsi="Times New Roman" w:cs="Times New Roman"/>
          <w:noProof/>
          <w:color w:val="000000"/>
          <w:sz w:val="28"/>
          <w:szCs w:val="28"/>
          <w:lang w:eastAsia="en-IN"/>
        </w:rPr>
        <w:pict>
          <v:shape id="_x0000_s1082" type="#_x0000_t32" style="position:absolute;margin-left:275.25pt;margin-top:14.35pt;width:76.65pt;height:22.5pt;z-index:251676672" o:connectortype="straight">
            <v:stroke endarrow="block"/>
          </v:shape>
        </w:pict>
      </w:r>
      <w:r>
        <w:rPr>
          <w:rFonts w:ascii="Times New Roman" w:hAnsi="Times New Roman" w:cs="Times New Roman"/>
          <w:noProof/>
          <w:color w:val="000000"/>
          <w:sz w:val="28"/>
          <w:szCs w:val="28"/>
          <w:lang w:eastAsia="en-IN"/>
        </w:rPr>
        <w:pict>
          <v:shape id="_x0000_s1081" type="#_x0000_t32" style="position:absolute;margin-left:80.4pt;margin-top:14.35pt;width:62.85pt;height:29.25pt;flip:y;z-index:251677696" o:connectortype="straight">
            <v:stroke endarrow="block"/>
          </v:shape>
        </w:pict>
      </w:r>
      <w:r>
        <w:rPr>
          <w:rFonts w:ascii="Times New Roman" w:hAnsi="Times New Roman" w:cs="Times New Roman"/>
          <w:noProof/>
          <w:color w:val="000000"/>
          <w:sz w:val="28"/>
          <w:szCs w:val="28"/>
          <w:lang w:eastAsia="en-IN"/>
        </w:rPr>
        <w:pict>
          <v:shape id="_x0000_s1080" type="#_x0000_t202" style="position:absolute;margin-left:222pt;margin-top:2.35pt;width:53.25pt;height:26.25pt;z-index:251678720" strokeweight="1.5pt">
            <v:textbox style="mso-next-textbox:#_x0000_s1080">
              <w:txbxContent>
                <w:p w:rsidR="003138EF" w:rsidRPr="00F47CF7" w:rsidRDefault="003138EF" w:rsidP="004550C6">
                  <w:pPr>
                    <w:spacing w:after="0" w:line="280" w:lineRule="exact"/>
                    <w:jc w:val="center"/>
                    <w:rPr>
                      <w:b/>
                      <w:i/>
                    </w:rPr>
                  </w:pPr>
                  <w:r>
                    <w:rPr>
                      <w:b/>
                      <w:i/>
                    </w:rPr>
                    <w:t>Reducer</w:t>
                  </w:r>
                </w:p>
              </w:txbxContent>
            </v:textbox>
          </v:shape>
        </w:pict>
      </w:r>
      <w:r>
        <w:rPr>
          <w:rFonts w:ascii="Times New Roman" w:hAnsi="Times New Roman" w:cs="Times New Roman"/>
          <w:noProof/>
          <w:color w:val="000000"/>
          <w:sz w:val="28"/>
          <w:szCs w:val="28"/>
          <w:lang w:eastAsia="en-IN"/>
        </w:rPr>
        <w:pict>
          <v:shape id="_x0000_s1079" type="#_x0000_t202" style="position:absolute;margin-left:143.25pt;margin-top:2.35pt;width:53.25pt;height:26.25pt;z-index:251679744" strokeweight="1.5pt">
            <v:textbox style="mso-next-textbox:#_x0000_s1079">
              <w:txbxContent>
                <w:p w:rsidR="003138EF" w:rsidRPr="00F47CF7" w:rsidRDefault="003138EF" w:rsidP="004550C6">
                  <w:pPr>
                    <w:spacing w:after="0" w:line="280" w:lineRule="exact"/>
                    <w:jc w:val="center"/>
                    <w:rPr>
                      <w:b/>
                      <w:i/>
                    </w:rPr>
                  </w:pPr>
                  <w:r>
                    <w:rPr>
                      <w:b/>
                      <w:i/>
                    </w:rPr>
                    <w:t>Mapper</w:t>
                  </w:r>
                </w:p>
              </w:txbxContent>
            </v:textbox>
          </v:shape>
        </w:pict>
      </w:r>
      <w:r>
        <w:rPr>
          <w:rFonts w:ascii="Times New Roman" w:hAnsi="Times New Roman" w:cs="Times New Roman"/>
          <w:noProof/>
          <w:color w:val="000000"/>
          <w:sz w:val="28"/>
          <w:szCs w:val="28"/>
          <w:lang w:eastAsia="en-IN"/>
        </w:rPr>
        <w:pict>
          <v:shape id="_x0000_s1076" type="#_x0000_t202" style="position:absolute;margin-left:18.15pt;margin-top:22.6pt;width:62.25pt;height:42pt;z-index:251680768" strokeweight="1.5pt">
            <v:textbox style="mso-next-textbox:#_x0000_s1076">
              <w:txbxContent>
                <w:p w:rsidR="003138EF" w:rsidRPr="00F47CF7" w:rsidRDefault="003138EF" w:rsidP="004550C6">
                  <w:pPr>
                    <w:spacing w:after="0" w:line="320" w:lineRule="exact"/>
                    <w:jc w:val="center"/>
                    <w:rPr>
                      <w:b/>
                      <w:i/>
                    </w:rPr>
                  </w:pPr>
                  <w:r w:rsidRPr="00F47CF7">
                    <w:rPr>
                      <w:b/>
                      <w:i/>
                    </w:rPr>
                    <w:t>INPUT</w:t>
                  </w:r>
                </w:p>
                <w:p w:rsidR="003138EF" w:rsidRPr="00F47CF7" w:rsidRDefault="003138EF" w:rsidP="004550C6">
                  <w:pPr>
                    <w:spacing w:after="0" w:line="320" w:lineRule="exact"/>
                    <w:jc w:val="center"/>
                    <w:rPr>
                      <w:b/>
                      <w:i/>
                    </w:rPr>
                  </w:pPr>
                  <w:r w:rsidRPr="00F47CF7">
                    <w:rPr>
                      <w:b/>
                      <w:i/>
                    </w:rPr>
                    <w:t>Data Files</w:t>
                  </w:r>
                </w:p>
              </w:txbxContent>
            </v:textbox>
          </v:shape>
        </w:pict>
      </w: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shape id="_x0000_s1078" type="#_x0000_t202" style="position:absolute;margin-left:181.5pt;margin-top:24.25pt;width:58.5pt;height:37.5pt;z-index:251681792" strokeweight="1.5pt">
            <v:textbox style="mso-next-textbox:#_x0000_s1078">
              <w:txbxContent>
                <w:p w:rsidR="003138EF" w:rsidRPr="00F47CF7" w:rsidRDefault="003138EF" w:rsidP="004550C6">
                  <w:pPr>
                    <w:spacing w:after="0" w:line="280" w:lineRule="exact"/>
                    <w:jc w:val="center"/>
                    <w:rPr>
                      <w:b/>
                      <w:i/>
                    </w:rPr>
                  </w:pPr>
                  <w:r>
                    <w:rPr>
                      <w:b/>
                      <w:i/>
                    </w:rPr>
                    <w:t>Local File System</w:t>
                  </w:r>
                </w:p>
              </w:txbxContent>
            </v:textbox>
          </v:shape>
        </w:pict>
      </w:r>
      <w:r>
        <w:rPr>
          <w:rFonts w:ascii="Times New Roman" w:hAnsi="Times New Roman" w:cs="Times New Roman"/>
          <w:noProof/>
          <w:color w:val="000000"/>
          <w:sz w:val="28"/>
          <w:szCs w:val="28"/>
          <w:lang w:eastAsia="en-IN"/>
        </w:rPr>
        <w:pict>
          <v:shape id="_x0000_s1084" type="#_x0000_t32" style="position:absolute;margin-left:222pt;margin-top:1.75pt;width:16.5pt;height:22.5pt;flip:y;z-index:251682816" o:connectortype="straight">
            <v:stroke endarrow="block"/>
          </v:shape>
        </w:pict>
      </w:r>
      <w:r>
        <w:rPr>
          <w:rFonts w:ascii="Times New Roman" w:hAnsi="Times New Roman" w:cs="Times New Roman"/>
          <w:noProof/>
          <w:color w:val="000000"/>
          <w:sz w:val="28"/>
          <w:szCs w:val="28"/>
          <w:lang w:eastAsia="en-IN"/>
        </w:rPr>
        <w:pict>
          <v:shape id="_x0000_s1083" type="#_x0000_t32" style="position:absolute;margin-left:174.75pt;margin-top:1.75pt;width:21.75pt;height:22.5pt;z-index:251683840" o:connectortype="straight">
            <v:stroke endarrow="block"/>
          </v:shape>
        </w:pict>
      </w:r>
    </w:p>
    <w:p w:rsidR="004550C6" w:rsidRPr="004550C6" w:rsidRDefault="00BD6488" w:rsidP="004550C6">
      <w:pPr>
        <w:pStyle w:val="NoSpacing"/>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pict>
          <v:shape id="_x0000_s1085" type="#_x0000_t202" style="position:absolute;margin-left:156.75pt;margin-top:8.05pt;width:113.25pt;height:16.5pt;z-index:251684864" strokecolor="white">
            <v:textbox>
              <w:txbxContent>
                <w:p w:rsidR="003138EF" w:rsidRPr="00F47CF7" w:rsidRDefault="003138EF" w:rsidP="004550C6">
                  <w:pPr>
                    <w:spacing w:after="0" w:line="160" w:lineRule="exact"/>
                    <w:jc w:val="center"/>
                    <w:rPr>
                      <w:b/>
                      <w:i/>
                      <w:sz w:val="20"/>
                      <w:szCs w:val="20"/>
                    </w:rPr>
                  </w:pPr>
                  <w:r w:rsidRPr="00F47CF7">
                    <w:rPr>
                      <w:b/>
                      <w:i/>
                      <w:sz w:val="20"/>
                      <w:szCs w:val="20"/>
                    </w:rPr>
                    <w:t>Intermediate data files</w:t>
                  </w:r>
                </w:p>
              </w:txbxContent>
            </v:textbox>
          </v:shape>
        </w:pict>
      </w:r>
    </w:p>
    <w:p w:rsidR="004550C6" w:rsidRDefault="004550C6" w:rsidP="004550C6">
      <w:pPr>
        <w:pStyle w:val="NoSpacing"/>
        <w:rPr>
          <w:rFonts w:ascii="Times New Roman" w:hAnsi="Times New Roman" w:cs="Times New Roman"/>
          <w:color w:val="000000"/>
          <w:sz w:val="28"/>
          <w:szCs w:val="28"/>
        </w:rPr>
      </w:pPr>
    </w:p>
    <w:p w:rsid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color w:val="000000"/>
          <w:sz w:val="28"/>
          <w:szCs w:val="28"/>
        </w:rPr>
      </w:pPr>
    </w:p>
    <w:p w:rsidR="004550C6" w:rsidRPr="00DA480F" w:rsidRDefault="004550C6" w:rsidP="004550C6">
      <w:pPr>
        <w:pStyle w:val="NoSpacing"/>
        <w:rPr>
          <w:rFonts w:ascii="Times New Roman" w:hAnsi="Times New Roman" w:cs="Times New Roman"/>
          <w:b/>
          <w:color w:val="000000"/>
          <w:sz w:val="28"/>
          <w:szCs w:val="28"/>
          <w:lang w:eastAsia="en-IN"/>
        </w:rPr>
      </w:pPr>
      <w:r w:rsidRPr="00DA480F">
        <w:rPr>
          <w:rFonts w:ascii="Times New Roman" w:hAnsi="Times New Roman" w:cs="Times New Roman"/>
          <w:b/>
          <w:bCs/>
          <w:color w:val="000000"/>
          <w:sz w:val="28"/>
          <w:szCs w:val="28"/>
        </w:rPr>
        <w:t xml:space="preserve">20. </w:t>
      </w:r>
      <w:r w:rsidRPr="00DA480F">
        <w:rPr>
          <w:rFonts w:ascii="Times New Roman" w:hAnsi="Times New Roman" w:cs="Times New Roman"/>
          <w:b/>
          <w:color w:val="000000"/>
          <w:sz w:val="28"/>
          <w:szCs w:val="28"/>
          <w:lang w:eastAsia="en-IN"/>
        </w:rPr>
        <w:t>What is a Combiner?</w:t>
      </w:r>
    </w:p>
    <w:p w:rsidR="004550C6" w:rsidRPr="004550C6" w:rsidRDefault="00DA480F"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A 'Combiner' is a mini reducer that performs the local reduce task</w:t>
      </w:r>
      <w:r w:rsidR="004550C6" w:rsidRPr="004550C6">
        <w:rPr>
          <w:rFonts w:ascii="Times New Roman" w:eastAsia="Birka" w:hAnsi="Times New Roman" w:cs="Times New Roman"/>
          <w:color w:val="000000"/>
          <w:sz w:val="28"/>
          <w:szCs w:val="28"/>
          <w:lang w:eastAsia="en-IN"/>
        </w:rPr>
        <w:t xml:space="preserve"> to minimize the data transferred between map and reduce tasks</w:t>
      </w:r>
      <w:r w:rsidR="004550C6" w:rsidRPr="004550C6">
        <w:rPr>
          <w:rFonts w:ascii="Times New Roman" w:hAnsi="Times New Roman" w:cs="Times New Roman"/>
          <w:color w:val="000000"/>
          <w:sz w:val="28"/>
          <w:szCs w:val="28"/>
          <w:lang w:eastAsia="en-IN"/>
        </w:rPr>
        <w:t xml:space="preserve">.This is mainly for Network bandwidth optimization. </w:t>
      </w:r>
    </w:p>
    <w:p w:rsidR="004550C6" w:rsidRPr="004550C6" w:rsidRDefault="004550C6" w:rsidP="004550C6">
      <w:pPr>
        <w:pStyle w:val="NoSpacing"/>
        <w:rPr>
          <w:rFonts w:ascii="Times New Roman" w:hAnsi="Times New Roman" w:cs="Times New Roman"/>
          <w:color w:val="000000"/>
          <w:sz w:val="28"/>
          <w:szCs w:val="28"/>
          <w:shd w:val="clear" w:color="auto" w:fill="FFFFFF"/>
        </w:rPr>
      </w:pPr>
      <w:r w:rsidRPr="004550C6">
        <w:rPr>
          <w:rFonts w:ascii="Times New Roman" w:hAnsi="Times New Roman" w:cs="Times New Roman"/>
          <w:color w:val="000000"/>
          <w:sz w:val="28"/>
          <w:szCs w:val="28"/>
          <w:lang w:eastAsia="en-IN"/>
        </w:rPr>
        <w:t xml:space="preserve">It receives the input from the mapper on a particular node and sends the output to the reducer. </w:t>
      </w:r>
      <w:r w:rsidRPr="004550C6">
        <w:rPr>
          <w:rFonts w:ascii="Times New Roman" w:hAnsi="Times New Roman" w:cs="Times New Roman"/>
          <w:color w:val="000000"/>
          <w:sz w:val="28"/>
          <w:szCs w:val="28"/>
          <w:shd w:val="clear" w:color="auto" w:fill="FFFFFF"/>
        </w:rPr>
        <w:t>You can use your reducer code as a combiner if the operation performed is commutative and associative. The execution of combiner is</w:t>
      </w:r>
      <w:r w:rsidRPr="004550C6">
        <w:rPr>
          <w:rStyle w:val="apple-converted-space"/>
          <w:rFonts w:ascii="Times New Roman" w:hAnsi="Times New Roman" w:cs="Times New Roman"/>
          <w:color w:val="000000"/>
          <w:sz w:val="28"/>
          <w:szCs w:val="28"/>
          <w:shd w:val="clear" w:color="auto" w:fill="FFFFFF"/>
        </w:rPr>
        <w:t> </w:t>
      </w:r>
      <w:r w:rsidRPr="004550C6">
        <w:rPr>
          <w:rFonts w:ascii="Times New Roman" w:hAnsi="Times New Roman" w:cs="Times New Roman"/>
          <w:bCs/>
          <w:color w:val="000000"/>
          <w:sz w:val="28"/>
          <w:szCs w:val="28"/>
          <w:shd w:val="clear" w:color="auto" w:fill="FFFFFF"/>
        </w:rPr>
        <w:t xml:space="preserve">not </w:t>
      </w:r>
      <w:proofErr w:type="gramStart"/>
      <w:r w:rsidRPr="004550C6">
        <w:rPr>
          <w:rFonts w:ascii="Times New Roman" w:hAnsi="Times New Roman" w:cs="Times New Roman"/>
          <w:bCs/>
          <w:color w:val="000000"/>
          <w:sz w:val="28"/>
          <w:szCs w:val="28"/>
          <w:shd w:val="clear" w:color="auto" w:fill="FFFFFF"/>
        </w:rPr>
        <w:t>guaranteed</w:t>
      </w:r>
      <w:r w:rsidRPr="004550C6">
        <w:rPr>
          <w:rFonts w:ascii="Times New Roman" w:hAnsi="Times New Roman" w:cs="Times New Roman"/>
          <w:color w:val="000000"/>
          <w:sz w:val="28"/>
          <w:szCs w:val="28"/>
          <w:shd w:val="clear" w:color="auto" w:fill="FFFFFF"/>
        </w:rPr>
        <w:t>,</w:t>
      </w:r>
      <w:proofErr w:type="gramEnd"/>
      <w:r w:rsidRPr="004550C6">
        <w:rPr>
          <w:rFonts w:ascii="Times New Roman" w:hAnsi="Times New Roman" w:cs="Times New Roman"/>
          <w:color w:val="000000"/>
          <w:sz w:val="28"/>
          <w:szCs w:val="28"/>
          <w:shd w:val="clear" w:color="auto" w:fill="FFFFFF"/>
        </w:rPr>
        <w:t xml:space="preserve"> Hadoop may or may not execute a combiner. Also, if required it may execute it more then 1 times. Therefore your MapReduce jobs should not depend on the </w:t>
      </w:r>
      <w:proofErr w:type="gramStart"/>
      <w:r w:rsidRPr="004550C6">
        <w:rPr>
          <w:rFonts w:ascii="Times New Roman" w:hAnsi="Times New Roman" w:cs="Times New Roman"/>
          <w:color w:val="000000"/>
          <w:sz w:val="28"/>
          <w:szCs w:val="28"/>
          <w:shd w:val="clear" w:color="auto" w:fill="FFFFFF"/>
        </w:rPr>
        <w:t>combiners</w:t>
      </w:r>
      <w:proofErr w:type="gramEnd"/>
      <w:r w:rsidRPr="004550C6">
        <w:rPr>
          <w:rFonts w:ascii="Times New Roman" w:hAnsi="Times New Roman" w:cs="Times New Roman"/>
          <w:color w:val="000000"/>
          <w:sz w:val="28"/>
          <w:szCs w:val="28"/>
          <w:shd w:val="clear" w:color="auto" w:fill="FFFFFF"/>
        </w:rPr>
        <w:t xml:space="preserve"> execution.</w:t>
      </w:r>
    </w:p>
    <w:p w:rsidR="004550C6" w:rsidRPr="004550C6" w:rsidRDefault="004550C6" w:rsidP="004550C6">
      <w:pPr>
        <w:pStyle w:val="NoSpacing"/>
        <w:rPr>
          <w:rFonts w:ascii="Times New Roman" w:hAnsi="Times New Roman" w:cs="Times New Roman"/>
          <w:color w:val="000000"/>
          <w:sz w:val="28"/>
          <w:szCs w:val="28"/>
          <w:shd w:val="clear" w:color="auto" w:fill="FFFFFF"/>
        </w:rPr>
      </w:pPr>
      <w:r w:rsidRPr="004550C6">
        <w:rPr>
          <w:rFonts w:ascii="Times New Roman" w:hAnsi="Times New Roman" w:cs="Times New Roman"/>
          <w:color w:val="000000"/>
          <w:sz w:val="28"/>
          <w:szCs w:val="28"/>
          <w:shd w:val="clear" w:color="auto" w:fill="FFFFFF"/>
        </w:rPr>
        <w:t>In Driver code,</w:t>
      </w:r>
    </w:p>
    <w:p w:rsidR="004550C6" w:rsidRPr="004550C6" w:rsidRDefault="004550C6" w:rsidP="004550C6">
      <w:pPr>
        <w:pStyle w:val="NoSpacing"/>
        <w:rPr>
          <w:rFonts w:ascii="Times New Roman" w:hAnsi="Times New Roman" w:cs="Times New Roman"/>
          <w:color w:val="000000"/>
          <w:sz w:val="28"/>
          <w:szCs w:val="28"/>
          <w:lang w:eastAsia="en-IN"/>
        </w:rPr>
      </w:pPr>
      <w:proofErr w:type="gramStart"/>
      <w:r w:rsidRPr="004550C6">
        <w:rPr>
          <w:rFonts w:ascii="Times New Roman" w:hAnsi="Times New Roman" w:cs="Times New Roman"/>
          <w:color w:val="000000"/>
          <w:sz w:val="28"/>
          <w:szCs w:val="28"/>
          <w:lang w:eastAsia="en-IN"/>
        </w:rPr>
        <w:t>Job.setCombinerClass(</w:t>
      </w:r>
      <w:proofErr w:type="gramEnd"/>
      <w:r w:rsidRPr="004550C6">
        <w:rPr>
          <w:rFonts w:ascii="Times New Roman" w:eastAsia="Times New Roman" w:hAnsi="Times New Roman" w:cs="Times New Roman"/>
          <w:color w:val="000000"/>
          <w:sz w:val="28"/>
          <w:szCs w:val="28"/>
          <w:lang w:eastAsia="en-IN"/>
        </w:rPr>
        <w:t>WordCountCombiner.class</w:t>
      </w:r>
      <w:r w:rsidRPr="004550C6">
        <w:rPr>
          <w:rFonts w:ascii="Times New Roman" w:hAnsi="Times New Roman" w:cs="Times New Roman"/>
          <w:color w:val="000000"/>
          <w:sz w:val="28"/>
          <w:szCs w:val="28"/>
          <w:lang w:eastAsia="en-IN"/>
        </w:rPr>
        <w:t>);</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For example,</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proofErr w:type="gramStart"/>
      <w:r w:rsidRPr="004550C6">
        <w:rPr>
          <w:rFonts w:ascii="Times New Roman" w:eastAsia="Times New Roman" w:hAnsi="Times New Roman" w:cs="Times New Roman"/>
          <w:color w:val="000000"/>
          <w:sz w:val="28"/>
          <w:szCs w:val="28"/>
          <w:lang w:eastAsia="en-IN"/>
        </w:rPr>
        <w:t>public</w:t>
      </w:r>
      <w:proofErr w:type="gramEnd"/>
      <w:r w:rsidRPr="004550C6">
        <w:rPr>
          <w:rFonts w:ascii="Times New Roman" w:eastAsia="Times New Roman" w:hAnsi="Times New Roman" w:cs="Times New Roman"/>
          <w:color w:val="000000"/>
          <w:sz w:val="28"/>
          <w:szCs w:val="28"/>
          <w:lang w:eastAsia="en-IN"/>
        </w:rPr>
        <w:t xml:space="preserve"> class WordCountCombiner extends Reducer &lt;Text, IntWritable, Text, IntWritable&gt;</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 xml:space="preserve">   {</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 xml:space="preserve">    </w:t>
      </w:r>
      <w:proofErr w:type="gramStart"/>
      <w:r w:rsidRPr="004550C6">
        <w:rPr>
          <w:rFonts w:ascii="Times New Roman" w:eastAsia="Times New Roman" w:hAnsi="Times New Roman" w:cs="Times New Roman"/>
          <w:color w:val="000000"/>
          <w:sz w:val="28"/>
          <w:szCs w:val="28"/>
          <w:lang w:eastAsia="en-IN"/>
        </w:rPr>
        <w:t>protected</w:t>
      </w:r>
      <w:proofErr w:type="gramEnd"/>
      <w:r w:rsidRPr="004550C6">
        <w:rPr>
          <w:rFonts w:ascii="Times New Roman" w:eastAsia="Times New Roman" w:hAnsi="Times New Roman" w:cs="Times New Roman"/>
          <w:color w:val="000000"/>
          <w:sz w:val="28"/>
          <w:szCs w:val="28"/>
          <w:lang w:eastAsia="en-IN"/>
        </w:rPr>
        <w:t xml:space="preserve"> void reduce(Text key, Iterable&lt;IntWritable&gt; values, Context context)</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 xml:space="preserve">           {</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ab/>
        <w:t>//Combiner logic</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 xml:space="preserve">           }</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 xml:space="preserve">   }</w:t>
      </w:r>
    </w:p>
    <w:p w:rsidR="004550C6" w:rsidRPr="004550C6" w:rsidRDefault="004550C6" w:rsidP="004550C6">
      <w:pPr>
        <w:pStyle w:val="NoSpacing"/>
        <w:rPr>
          <w:rFonts w:ascii="Times New Roman" w:hAnsi="Times New Roman" w:cs="Times New Roman"/>
          <w:bCs/>
          <w:color w:val="000000"/>
          <w:sz w:val="28"/>
          <w:szCs w:val="28"/>
        </w:rPr>
      </w:pPr>
    </w:p>
    <w:p w:rsidR="004550C6" w:rsidRPr="004550C6" w:rsidRDefault="004550C6" w:rsidP="004550C6">
      <w:pPr>
        <w:pStyle w:val="NoSpacing"/>
        <w:rPr>
          <w:rFonts w:ascii="Times New Roman" w:hAnsi="Times New Roman" w:cs="Times New Roman"/>
          <w:bCs/>
          <w:color w:val="000000"/>
          <w:sz w:val="28"/>
          <w:szCs w:val="28"/>
        </w:rPr>
      </w:pPr>
    </w:p>
    <w:p w:rsidR="004550C6" w:rsidRPr="00DA480F" w:rsidRDefault="004550C6" w:rsidP="004550C6">
      <w:pPr>
        <w:pStyle w:val="NoSpacing"/>
        <w:rPr>
          <w:rFonts w:ascii="Times New Roman" w:hAnsi="Times New Roman" w:cs="Times New Roman"/>
          <w:b/>
          <w:bCs/>
          <w:color w:val="000000"/>
          <w:sz w:val="28"/>
          <w:szCs w:val="28"/>
        </w:rPr>
      </w:pPr>
      <w:r w:rsidRPr="00DA480F">
        <w:rPr>
          <w:rFonts w:ascii="Times New Roman" w:hAnsi="Times New Roman" w:cs="Times New Roman"/>
          <w:b/>
          <w:bCs/>
          <w:color w:val="000000"/>
          <w:sz w:val="28"/>
          <w:szCs w:val="28"/>
        </w:rPr>
        <w:t>21. What does a MapReduce partitioner do?</w:t>
      </w:r>
    </w:p>
    <w:p w:rsidR="004550C6" w:rsidRPr="004550C6" w:rsidRDefault="004550C6" w:rsidP="004550C6">
      <w:pPr>
        <w:pStyle w:val="NoSpacing"/>
        <w:rPr>
          <w:rFonts w:ascii="Times New Roman" w:hAnsi="Times New Roman" w:cs="Times New Roman"/>
          <w:color w:val="000000"/>
          <w:sz w:val="28"/>
          <w:szCs w:val="28"/>
        </w:rPr>
      </w:pPr>
      <w:r w:rsidRPr="004550C6">
        <w:rPr>
          <w:rStyle w:val="Emphasis"/>
          <w:rFonts w:ascii="Times New Roman" w:hAnsi="Times New Roman" w:cs="Times New Roman"/>
          <w:i w:val="0"/>
          <w:color w:val="000000"/>
          <w:sz w:val="28"/>
          <w:szCs w:val="28"/>
          <w:bdr w:val="none" w:sz="0" w:space="0" w:color="auto" w:frame="1"/>
        </w:rPr>
        <w:t>A MapReduce partitioner</w:t>
      </w:r>
      <w:r w:rsidRPr="004550C6">
        <w:rPr>
          <w:rStyle w:val="apple-converted-space"/>
          <w:rFonts w:ascii="Times New Roman" w:hAnsi="Times New Roman" w:cs="Times New Roman"/>
          <w:color w:val="000000"/>
          <w:sz w:val="28"/>
          <w:szCs w:val="28"/>
        </w:rPr>
        <w:t> </w:t>
      </w:r>
      <w:r w:rsidRPr="004550C6">
        <w:rPr>
          <w:rFonts w:ascii="Times New Roman" w:hAnsi="Times New Roman" w:cs="Times New Roman"/>
          <w:color w:val="000000"/>
          <w:sz w:val="28"/>
          <w:szCs w:val="28"/>
        </w:rPr>
        <w:t xml:space="preserve">makes sure that all the value of a single key goes to the same </w:t>
      </w:r>
      <w:proofErr w:type="gramStart"/>
      <w:r w:rsidRPr="004550C6">
        <w:rPr>
          <w:rFonts w:ascii="Times New Roman" w:hAnsi="Times New Roman" w:cs="Times New Roman"/>
          <w:color w:val="000000"/>
          <w:sz w:val="28"/>
          <w:szCs w:val="28"/>
        </w:rPr>
        <w:t>reducer,</w:t>
      </w:r>
      <w:proofErr w:type="gramEnd"/>
      <w:r w:rsidRPr="004550C6">
        <w:rPr>
          <w:rFonts w:ascii="Times New Roman" w:hAnsi="Times New Roman" w:cs="Times New Roman"/>
          <w:color w:val="000000"/>
          <w:sz w:val="28"/>
          <w:szCs w:val="28"/>
        </w:rPr>
        <w:t xml:space="preserve"> thus allows evenly distribution of the map output over the reducers. It redirects the mapper output to the reducer by determining which reducer is responsible for a particular key.</w:t>
      </w:r>
    </w:p>
    <w:p w:rsidR="004550C6" w:rsidRPr="004550C6" w:rsidRDefault="004550C6" w:rsidP="004550C6">
      <w:pPr>
        <w:pStyle w:val="NoSpacing"/>
        <w:rPr>
          <w:rFonts w:ascii="Times New Roman" w:hAnsi="Times New Roman" w:cs="Times New Roman"/>
          <w:color w:val="000000"/>
          <w:sz w:val="28"/>
          <w:szCs w:val="28"/>
        </w:rPr>
      </w:pPr>
    </w:p>
    <w:p w:rsidR="004550C6" w:rsidRPr="00DA480F" w:rsidRDefault="004550C6" w:rsidP="004550C6">
      <w:pPr>
        <w:pStyle w:val="NoSpacing"/>
        <w:rPr>
          <w:rFonts w:ascii="Times New Roman" w:hAnsi="Times New Roman" w:cs="Times New Roman"/>
          <w:b/>
          <w:color w:val="000000"/>
          <w:sz w:val="28"/>
          <w:szCs w:val="28"/>
          <w:lang w:eastAsia="en-IN"/>
        </w:rPr>
      </w:pPr>
      <w:r w:rsidRPr="00DA480F">
        <w:rPr>
          <w:rFonts w:ascii="Times New Roman" w:hAnsi="Times New Roman" w:cs="Times New Roman"/>
          <w:b/>
          <w:color w:val="000000"/>
          <w:sz w:val="28"/>
          <w:szCs w:val="28"/>
        </w:rPr>
        <w:t xml:space="preserve">22. </w:t>
      </w:r>
      <w:r w:rsidRPr="00DA480F">
        <w:rPr>
          <w:rFonts w:ascii="Times New Roman" w:hAnsi="Times New Roman" w:cs="Times New Roman"/>
          <w:b/>
          <w:color w:val="000000"/>
          <w:sz w:val="28"/>
          <w:szCs w:val="28"/>
          <w:lang w:eastAsia="en-IN"/>
        </w:rPr>
        <w:t xml:space="preserve">What is NullWritable and how is it special from other Writable data </w:t>
      </w:r>
      <w:proofErr w:type="gramStart"/>
      <w:r w:rsidRPr="00DA480F">
        <w:rPr>
          <w:rFonts w:ascii="Times New Roman" w:hAnsi="Times New Roman" w:cs="Times New Roman"/>
          <w:b/>
          <w:color w:val="000000"/>
          <w:sz w:val="28"/>
          <w:szCs w:val="28"/>
          <w:lang w:eastAsia="en-IN"/>
        </w:rPr>
        <w:t>types ?</w:t>
      </w:r>
      <w:proofErr w:type="gramEnd"/>
    </w:p>
    <w:p w:rsidR="004550C6" w:rsidRPr="004550C6" w:rsidRDefault="00DA480F"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NullWritable is a special type of Writable representing a null value. No bytes are read or swritten when a data type is specified as NullWritable. So, in Mapreduce, a key or a value can be declared as a NullWritable when we don’t need to use that field.</w:t>
      </w:r>
    </w:p>
    <w:p w:rsidR="004550C6" w:rsidRPr="004550C6" w:rsidRDefault="004550C6" w:rsidP="004550C6">
      <w:pPr>
        <w:pStyle w:val="NoSpacing"/>
        <w:rPr>
          <w:rFonts w:ascii="Times New Roman" w:hAnsi="Times New Roman" w:cs="Times New Roman"/>
          <w:bCs/>
          <w:color w:val="505050"/>
          <w:sz w:val="28"/>
          <w:szCs w:val="28"/>
          <w:bdr w:val="none" w:sz="0" w:space="0" w:color="auto" w:frame="1"/>
        </w:rPr>
      </w:pP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bCs/>
          <w:color w:val="505050"/>
          <w:sz w:val="28"/>
          <w:szCs w:val="28"/>
          <w:bdr w:val="none" w:sz="0" w:space="0" w:color="auto" w:frame="1"/>
        </w:rPr>
        <w:t> </w:t>
      </w:r>
      <w:proofErr w:type="gramStart"/>
      <w:r w:rsidRPr="004550C6">
        <w:rPr>
          <w:rFonts w:ascii="Times New Roman" w:hAnsi="Times New Roman" w:cs="Times New Roman"/>
          <w:bCs/>
          <w:color w:val="000000"/>
          <w:sz w:val="28"/>
          <w:szCs w:val="28"/>
          <w:bdr w:val="none" w:sz="0" w:space="0" w:color="auto" w:frame="1"/>
        </w:rPr>
        <w:t>public</w:t>
      </w:r>
      <w:proofErr w:type="gramEnd"/>
      <w:r w:rsidRPr="004550C6">
        <w:rPr>
          <w:rFonts w:ascii="Times New Roman" w:hAnsi="Times New Roman" w:cs="Times New Roman"/>
          <w:bCs/>
          <w:color w:val="000000"/>
          <w:sz w:val="28"/>
          <w:szCs w:val="28"/>
          <w:bdr w:val="none" w:sz="0" w:space="0" w:color="auto" w:frame="1"/>
        </w:rPr>
        <w:t xml:space="preserve"> static class MyReducer extends</w:t>
      </w:r>
      <w:r w:rsidRPr="004550C6">
        <w:rPr>
          <w:rFonts w:ascii="Times New Roman" w:hAnsi="Times New Roman" w:cs="Times New Roman"/>
          <w:color w:val="000000"/>
          <w:sz w:val="28"/>
          <w:szCs w:val="28"/>
        </w:rPr>
        <w:t xml:space="preserve"> </w:t>
      </w:r>
    </w:p>
    <w:p w:rsidR="004550C6" w:rsidRPr="004550C6" w:rsidRDefault="004550C6" w:rsidP="004550C6">
      <w:pPr>
        <w:pStyle w:val="NoSpacing"/>
        <w:rPr>
          <w:rFonts w:ascii="Times New Roman" w:hAnsi="Times New Roman" w:cs="Times New Roman"/>
          <w:bCs/>
          <w:color w:val="000000"/>
          <w:sz w:val="28"/>
          <w:szCs w:val="28"/>
          <w:bdr w:val="none" w:sz="0" w:space="0" w:color="auto" w:frame="1"/>
        </w:rPr>
      </w:pPr>
      <w:r w:rsidRPr="004550C6">
        <w:rPr>
          <w:rFonts w:ascii="Times New Roman" w:hAnsi="Times New Roman" w:cs="Times New Roman"/>
          <w:bCs/>
          <w:color w:val="000000"/>
          <w:sz w:val="28"/>
          <w:szCs w:val="28"/>
          <w:bdr w:val="none" w:sz="0" w:space="0" w:color="auto" w:frame="1"/>
        </w:rPr>
        <w:t xml:space="preserve">Reducer&lt;Text, IntWritable, NullWritable, IntWritable&gt; </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bCs/>
          <w:color w:val="000000"/>
          <w:sz w:val="28"/>
          <w:szCs w:val="28"/>
          <w:bdr w:val="none" w:sz="0" w:space="0" w:color="auto" w:frame="1"/>
        </w:rPr>
        <w:lastRenderedPageBreak/>
        <w:t>{</w:t>
      </w:r>
    </w:p>
    <w:p w:rsidR="004550C6" w:rsidRPr="004550C6" w:rsidRDefault="004550C6" w:rsidP="004550C6">
      <w:pPr>
        <w:pStyle w:val="NoSpacing"/>
        <w:rPr>
          <w:rFonts w:ascii="Times New Roman" w:hAnsi="Times New Roman" w:cs="Times New Roman"/>
          <w:bCs/>
          <w:color w:val="000000"/>
          <w:sz w:val="28"/>
          <w:szCs w:val="28"/>
          <w:bdr w:val="none" w:sz="0" w:space="0" w:color="auto" w:frame="1"/>
        </w:rPr>
      </w:pPr>
      <w:r w:rsidRPr="004550C6">
        <w:rPr>
          <w:rFonts w:ascii="Times New Roman" w:hAnsi="Times New Roman" w:cs="Times New Roman"/>
          <w:bCs/>
          <w:color w:val="000000"/>
          <w:sz w:val="28"/>
          <w:szCs w:val="28"/>
          <w:bdr w:val="none" w:sz="0" w:space="0" w:color="auto" w:frame="1"/>
        </w:rPr>
        <w:t xml:space="preserve">NullWritable out = </w:t>
      </w:r>
      <w:proofErr w:type="gramStart"/>
      <w:r w:rsidRPr="004550C6">
        <w:rPr>
          <w:rFonts w:ascii="Times New Roman" w:hAnsi="Times New Roman" w:cs="Times New Roman"/>
          <w:bCs/>
          <w:color w:val="000000"/>
          <w:sz w:val="28"/>
          <w:szCs w:val="28"/>
          <w:bdr w:val="none" w:sz="0" w:space="0" w:color="auto" w:frame="1"/>
        </w:rPr>
        <w:t>NullWritable.get(</w:t>
      </w:r>
      <w:proofErr w:type="gramEnd"/>
      <w:r w:rsidRPr="004550C6">
        <w:rPr>
          <w:rFonts w:ascii="Times New Roman" w:hAnsi="Times New Roman" w:cs="Times New Roman"/>
          <w:bCs/>
          <w:color w:val="000000"/>
          <w:sz w:val="28"/>
          <w:szCs w:val="28"/>
          <w:bdr w:val="none" w:sz="0" w:space="0" w:color="auto" w:frame="1"/>
        </w:rPr>
        <w:t>);</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bCs/>
          <w:color w:val="000000"/>
          <w:sz w:val="28"/>
          <w:szCs w:val="28"/>
          <w:bdr w:val="none" w:sz="0" w:space="0" w:color="auto" w:frame="1"/>
        </w:rPr>
        <w:t>...............</w:t>
      </w:r>
    </w:p>
    <w:p w:rsidR="004550C6" w:rsidRPr="004550C6" w:rsidRDefault="004550C6" w:rsidP="004550C6">
      <w:pPr>
        <w:pStyle w:val="NoSpacing"/>
        <w:rPr>
          <w:rFonts w:ascii="Times New Roman" w:hAnsi="Times New Roman" w:cs="Times New Roman"/>
          <w:color w:val="000000"/>
          <w:sz w:val="28"/>
          <w:szCs w:val="28"/>
          <w:lang w:eastAsia="en-IN"/>
        </w:rPr>
      </w:pPr>
      <w:proofErr w:type="gramStart"/>
      <w:r w:rsidRPr="004550C6">
        <w:rPr>
          <w:rFonts w:ascii="Times New Roman" w:hAnsi="Times New Roman" w:cs="Times New Roman"/>
          <w:bCs/>
          <w:color w:val="000000"/>
          <w:sz w:val="28"/>
          <w:szCs w:val="28"/>
          <w:bdr w:val="none" w:sz="0" w:space="0" w:color="auto" w:frame="1"/>
          <w:shd w:val="clear" w:color="auto" w:fill="FFFFFF"/>
        </w:rPr>
        <w:t>context.write(</w:t>
      </w:r>
      <w:proofErr w:type="gramEnd"/>
      <w:r w:rsidRPr="004550C6">
        <w:rPr>
          <w:rFonts w:ascii="Times New Roman" w:hAnsi="Times New Roman" w:cs="Times New Roman"/>
          <w:bCs/>
          <w:color w:val="000000"/>
          <w:sz w:val="28"/>
          <w:szCs w:val="28"/>
          <w:bdr w:val="none" w:sz="0" w:space="0" w:color="auto" w:frame="1"/>
          <w:shd w:val="clear" w:color="auto" w:fill="FFFFFF"/>
        </w:rPr>
        <w:t>out, result);</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ab/>
        <w:t>}</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DA480F" w:rsidRDefault="004550C6" w:rsidP="004550C6">
      <w:pPr>
        <w:pStyle w:val="NoSpacing"/>
        <w:rPr>
          <w:rFonts w:ascii="Times New Roman" w:hAnsi="Times New Roman" w:cs="Times New Roman"/>
          <w:b/>
          <w:color w:val="000000"/>
          <w:sz w:val="28"/>
          <w:szCs w:val="28"/>
          <w:lang w:eastAsia="en-IN"/>
        </w:rPr>
      </w:pPr>
      <w:r w:rsidRPr="00DA480F">
        <w:rPr>
          <w:rFonts w:ascii="Times New Roman" w:hAnsi="Times New Roman" w:cs="Times New Roman"/>
          <w:b/>
          <w:color w:val="000000"/>
          <w:sz w:val="28"/>
          <w:szCs w:val="28"/>
          <w:lang w:eastAsia="en-IN"/>
        </w:rPr>
        <w:t xml:space="preserve">23. What are the data types in </w:t>
      </w:r>
      <w:proofErr w:type="gramStart"/>
      <w:r w:rsidRPr="00DA480F">
        <w:rPr>
          <w:rFonts w:ascii="Times New Roman" w:hAnsi="Times New Roman" w:cs="Times New Roman"/>
          <w:b/>
          <w:color w:val="000000"/>
          <w:sz w:val="28"/>
          <w:szCs w:val="28"/>
          <w:lang w:eastAsia="en-IN"/>
        </w:rPr>
        <w:t>MapReduce ?</w:t>
      </w:r>
      <w:proofErr w:type="gramEnd"/>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4550C6" w:rsidRDefault="004550C6" w:rsidP="004550C6">
      <w:pPr>
        <w:pStyle w:val="NoSpacing"/>
        <w:rPr>
          <w:rFonts w:ascii="Times New Roman" w:eastAsia="Times New Roman" w:hAnsi="Times New Roman" w:cs="Times New Roman"/>
          <w:color w:val="141412"/>
          <w:sz w:val="28"/>
          <w:szCs w:val="28"/>
          <w:lang w:eastAsia="en-IN"/>
        </w:rPr>
      </w:pPr>
      <w:proofErr w:type="gramStart"/>
      <w:r w:rsidRPr="004550C6">
        <w:rPr>
          <w:rFonts w:ascii="Times New Roman" w:eastAsia="Times New Roman" w:hAnsi="Times New Roman" w:cs="Times New Roman"/>
          <w:color w:val="141412"/>
          <w:sz w:val="28"/>
          <w:szCs w:val="28"/>
          <w:lang w:eastAsia="en-IN"/>
        </w:rPr>
        <w:t>int</w:t>
      </w:r>
      <w:proofErr w:type="gramEnd"/>
      <w:r w:rsidRPr="004550C6">
        <w:rPr>
          <w:rFonts w:ascii="Times New Roman" w:eastAsia="Times New Roman" w:hAnsi="Times New Roman" w:cs="Times New Roman"/>
          <w:color w:val="141412"/>
          <w:sz w:val="28"/>
          <w:szCs w:val="28"/>
          <w:lang w:eastAsia="en-IN"/>
        </w:rPr>
        <w:tab/>
      </w:r>
      <w:r w:rsidRPr="004550C6">
        <w:rPr>
          <w:rFonts w:ascii="Times New Roman" w:eastAsia="Times New Roman" w:hAnsi="Times New Roman" w:cs="Times New Roman"/>
          <w:color w:val="141412"/>
          <w:sz w:val="28"/>
          <w:szCs w:val="28"/>
          <w:lang w:eastAsia="en-IN"/>
        </w:rPr>
        <w:tab/>
        <w:t>IntWritable</w:t>
      </w:r>
    </w:p>
    <w:p w:rsidR="004550C6" w:rsidRPr="004550C6" w:rsidRDefault="004550C6" w:rsidP="004550C6">
      <w:pPr>
        <w:pStyle w:val="NoSpacing"/>
        <w:rPr>
          <w:rFonts w:ascii="Times New Roman" w:eastAsia="Times New Roman" w:hAnsi="Times New Roman" w:cs="Times New Roman"/>
          <w:color w:val="141412"/>
          <w:sz w:val="28"/>
          <w:szCs w:val="28"/>
          <w:lang w:eastAsia="en-IN"/>
        </w:rPr>
      </w:pPr>
      <w:r w:rsidRPr="004550C6">
        <w:rPr>
          <w:rFonts w:ascii="Times New Roman" w:eastAsia="Times New Roman" w:hAnsi="Times New Roman" w:cs="Times New Roman"/>
          <w:color w:val="141412"/>
          <w:sz w:val="28"/>
          <w:szCs w:val="28"/>
          <w:lang w:eastAsia="en-IN"/>
        </w:rPr>
        <w:t>String</w:t>
      </w:r>
      <w:r w:rsidRPr="004550C6">
        <w:rPr>
          <w:rFonts w:ascii="Times New Roman" w:eastAsia="Times New Roman" w:hAnsi="Times New Roman" w:cs="Times New Roman"/>
          <w:color w:val="141412"/>
          <w:sz w:val="28"/>
          <w:szCs w:val="28"/>
          <w:lang w:eastAsia="en-IN"/>
        </w:rPr>
        <w:tab/>
        <w:t> </w:t>
      </w:r>
      <w:r w:rsidRPr="004550C6">
        <w:rPr>
          <w:rFonts w:ascii="Times New Roman" w:eastAsia="Times New Roman" w:hAnsi="Times New Roman" w:cs="Times New Roman"/>
          <w:color w:val="141412"/>
          <w:sz w:val="28"/>
          <w:szCs w:val="28"/>
          <w:lang w:eastAsia="en-IN"/>
        </w:rPr>
        <w:tab/>
        <w:t>Text</w:t>
      </w:r>
    </w:p>
    <w:p w:rsidR="004550C6" w:rsidRPr="004550C6" w:rsidRDefault="004550C6" w:rsidP="004550C6">
      <w:pPr>
        <w:pStyle w:val="NoSpacing"/>
        <w:rPr>
          <w:rFonts w:ascii="Times New Roman" w:eastAsia="Times New Roman" w:hAnsi="Times New Roman" w:cs="Times New Roman"/>
          <w:color w:val="141412"/>
          <w:sz w:val="28"/>
          <w:szCs w:val="28"/>
          <w:lang w:eastAsia="en-IN"/>
        </w:rPr>
      </w:pPr>
      <w:proofErr w:type="gramStart"/>
      <w:r w:rsidRPr="004550C6">
        <w:rPr>
          <w:rFonts w:ascii="Times New Roman" w:eastAsia="Times New Roman" w:hAnsi="Times New Roman" w:cs="Times New Roman"/>
          <w:color w:val="141412"/>
          <w:sz w:val="28"/>
          <w:szCs w:val="28"/>
          <w:lang w:eastAsia="en-IN"/>
        </w:rPr>
        <w:t>long</w:t>
      </w:r>
      <w:proofErr w:type="gramEnd"/>
      <w:r w:rsidRPr="004550C6">
        <w:rPr>
          <w:rFonts w:ascii="Times New Roman" w:eastAsia="Times New Roman" w:hAnsi="Times New Roman" w:cs="Times New Roman"/>
          <w:color w:val="141412"/>
          <w:sz w:val="28"/>
          <w:szCs w:val="28"/>
          <w:lang w:eastAsia="en-IN"/>
        </w:rPr>
        <w:tab/>
      </w:r>
      <w:r w:rsidRPr="004550C6">
        <w:rPr>
          <w:rFonts w:ascii="Times New Roman" w:eastAsia="Times New Roman" w:hAnsi="Times New Roman" w:cs="Times New Roman"/>
          <w:color w:val="141412"/>
          <w:sz w:val="28"/>
          <w:szCs w:val="28"/>
          <w:lang w:eastAsia="en-IN"/>
        </w:rPr>
        <w:tab/>
        <w:t>LongWritable</w:t>
      </w:r>
    </w:p>
    <w:p w:rsidR="004550C6" w:rsidRPr="004550C6" w:rsidRDefault="004550C6" w:rsidP="004550C6">
      <w:pPr>
        <w:pStyle w:val="NoSpacing"/>
        <w:rPr>
          <w:rFonts w:ascii="Times New Roman" w:eastAsia="Times New Roman" w:hAnsi="Times New Roman" w:cs="Times New Roman"/>
          <w:color w:val="141412"/>
          <w:sz w:val="28"/>
          <w:szCs w:val="28"/>
          <w:lang w:eastAsia="en-IN"/>
        </w:rPr>
      </w:pPr>
      <w:proofErr w:type="gramStart"/>
      <w:r w:rsidRPr="004550C6">
        <w:rPr>
          <w:rFonts w:ascii="Times New Roman" w:eastAsia="Times New Roman" w:hAnsi="Times New Roman" w:cs="Times New Roman"/>
          <w:color w:val="141412"/>
          <w:sz w:val="28"/>
          <w:szCs w:val="28"/>
          <w:lang w:eastAsia="en-IN"/>
        </w:rPr>
        <w:t>boolean</w:t>
      </w:r>
      <w:proofErr w:type="gramEnd"/>
      <w:r w:rsidRPr="004550C6">
        <w:rPr>
          <w:rFonts w:ascii="Times New Roman" w:eastAsia="Times New Roman" w:hAnsi="Times New Roman" w:cs="Times New Roman"/>
          <w:color w:val="141412"/>
          <w:sz w:val="28"/>
          <w:szCs w:val="28"/>
          <w:lang w:eastAsia="en-IN"/>
        </w:rPr>
        <w:tab/>
        <w:t>BooleanWritable</w:t>
      </w:r>
    </w:p>
    <w:p w:rsidR="004550C6" w:rsidRPr="004550C6" w:rsidRDefault="004550C6" w:rsidP="004550C6">
      <w:pPr>
        <w:pStyle w:val="NoSpacing"/>
        <w:rPr>
          <w:rFonts w:ascii="Times New Roman" w:eastAsia="Times New Roman" w:hAnsi="Times New Roman" w:cs="Times New Roman"/>
          <w:color w:val="141412"/>
          <w:sz w:val="28"/>
          <w:szCs w:val="28"/>
          <w:lang w:eastAsia="en-IN"/>
        </w:rPr>
      </w:pPr>
      <w:proofErr w:type="gramStart"/>
      <w:r w:rsidRPr="004550C6">
        <w:rPr>
          <w:rFonts w:ascii="Times New Roman" w:eastAsia="Times New Roman" w:hAnsi="Times New Roman" w:cs="Times New Roman"/>
          <w:color w:val="141412"/>
          <w:sz w:val="28"/>
          <w:szCs w:val="28"/>
          <w:lang w:eastAsia="en-IN"/>
        </w:rPr>
        <w:t>float</w:t>
      </w:r>
      <w:proofErr w:type="gramEnd"/>
      <w:r w:rsidRPr="004550C6">
        <w:rPr>
          <w:rFonts w:ascii="Times New Roman" w:eastAsia="Times New Roman" w:hAnsi="Times New Roman" w:cs="Times New Roman"/>
          <w:color w:val="141412"/>
          <w:sz w:val="28"/>
          <w:szCs w:val="28"/>
          <w:lang w:eastAsia="en-IN"/>
        </w:rPr>
        <w:tab/>
      </w:r>
      <w:r w:rsidRPr="004550C6">
        <w:rPr>
          <w:rFonts w:ascii="Times New Roman" w:eastAsia="Times New Roman" w:hAnsi="Times New Roman" w:cs="Times New Roman"/>
          <w:color w:val="141412"/>
          <w:sz w:val="28"/>
          <w:szCs w:val="28"/>
          <w:lang w:eastAsia="en-IN"/>
        </w:rPr>
        <w:tab/>
        <w:t>FloatWritable</w:t>
      </w:r>
    </w:p>
    <w:p w:rsidR="004550C6" w:rsidRPr="004550C6" w:rsidRDefault="004550C6" w:rsidP="004550C6">
      <w:pPr>
        <w:pStyle w:val="NoSpacing"/>
        <w:rPr>
          <w:rFonts w:ascii="Times New Roman" w:eastAsia="Times New Roman" w:hAnsi="Times New Roman" w:cs="Times New Roman"/>
          <w:color w:val="141412"/>
          <w:sz w:val="28"/>
          <w:szCs w:val="28"/>
          <w:lang w:eastAsia="en-IN"/>
        </w:rPr>
      </w:pPr>
      <w:proofErr w:type="gramStart"/>
      <w:r w:rsidRPr="004550C6">
        <w:rPr>
          <w:rFonts w:ascii="Times New Roman" w:eastAsia="Times New Roman" w:hAnsi="Times New Roman" w:cs="Times New Roman"/>
          <w:color w:val="141412"/>
          <w:sz w:val="28"/>
          <w:szCs w:val="28"/>
          <w:lang w:eastAsia="en-IN"/>
        </w:rPr>
        <w:t>byte</w:t>
      </w:r>
      <w:proofErr w:type="gramEnd"/>
      <w:r w:rsidRPr="004550C6">
        <w:rPr>
          <w:rFonts w:ascii="Times New Roman" w:eastAsia="Times New Roman" w:hAnsi="Times New Roman" w:cs="Times New Roman"/>
          <w:color w:val="141412"/>
          <w:sz w:val="28"/>
          <w:szCs w:val="28"/>
          <w:lang w:eastAsia="en-IN"/>
        </w:rPr>
        <w:tab/>
      </w:r>
      <w:r w:rsidRPr="004550C6">
        <w:rPr>
          <w:rFonts w:ascii="Times New Roman" w:eastAsia="Times New Roman" w:hAnsi="Times New Roman" w:cs="Times New Roman"/>
          <w:color w:val="141412"/>
          <w:sz w:val="28"/>
          <w:szCs w:val="28"/>
          <w:lang w:eastAsia="en-IN"/>
        </w:rPr>
        <w:tab/>
        <w:t>ByteWritable</w:t>
      </w:r>
    </w:p>
    <w:p w:rsidR="004550C6" w:rsidRPr="004550C6" w:rsidRDefault="004550C6" w:rsidP="004550C6">
      <w:pPr>
        <w:pStyle w:val="NoSpacing"/>
        <w:rPr>
          <w:rFonts w:ascii="Times New Roman" w:eastAsia="Times New Roman" w:hAnsi="Times New Roman" w:cs="Times New Roman"/>
          <w:color w:val="141412"/>
          <w:sz w:val="28"/>
          <w:szCs w:val="28"/>
          <w:lang w:eastAsia="en-IN"/>
        </w:rPr>
      </w:pPr>
    </w:p>
    <w:p w:rsidR="004550C6" w:rsidRPr="00DA480F" w:rsidRDefault="004550C6" w:rsidP="004550C6">
      <w:pPr>
        <w:pStyle w:val="NoSpacing"/>
        <w:rPr>
          <w:rFonts w:ascii="Times New Roman" w:hAnsi="Times New Roman" w:cs="Times New Roman"/>
          <w:b/>
          <w:color w:val="000000"/>
          <w:sz w:val="28"/>
          <w:szCs w:val="28"/>
          <w:lang w:eastAsia="en-IN"/>
        </w:rPr>
      </w:pPr>
      <w:r w:rsidRPr="00DA480F">
        <w:rPr>
          <w:rFonts w:ascii="Times New Roman" w:hAnsi="Times New Roman" w:cs="Times New Roman"/>
          <w:b/>
          <w:color w:val="000000"/>
          <w:sz w:val="28"/>
          <w:szCs w:val="28"/>
          <w:lang w:eastAsia="en-IN"/>
        </w:rPr>
        <w:t xml:space="preserve">24. What is Text data type in Hadoop and what are the differences from String data type in </w:t>
      </w:r>
      <w:proofErr w:type="gramStart"/>
      <w:r w:rsidRPr="00DA480F">
        <w:rPr>
          <w:rFonts w:ascii="Times New Roman" w:hAnsi="Times New Roman" w:cs="Times New Roman"/>
          <w:b/>
          <w:color w:val="000000"/>
          <w:sz w:val="28"/>
          <w:szCs w:val="28"/>
          <w:lang w:eastAsia="en-IN"/>
        </w:rPr>
        <w:t>Java ?</w:t>
      </w:r>
      <w:proofErr w:type="gramEnd"/>
    </w:p>
    <w:p w:rsidR="004550C6" w:rsidRPr="004550C6" w:rsidRDefault="00DA480F"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 xml:space="preserve">Text is a Writable data type for serialization and deserialization of string data in Hadoop. It can be treated Wrapper class for java.lang.String in Java. Java Strings are immutable where as Hadoop’s Text Writable is mutable. </w:t>
      </w:r>
    </w:p>
    <w:p w:rsidR="004550C6" w:rsidRPr="004550C6" w:rsidRDefault="004550C6" w:rsidP="004550C6">
      <w:pPr>
        <w:pStyle w:val="NoSpacing"/>
        <w:rPr>
          <w:rFonts w:ascii="Times New Roman" w:hAnsi="Times New Roman" w:cs="Times New Roman"/>
          <w:color w:val="444444"/>
          <w:sz w:val="28"/>
          <w:szCs w:val="28"/>
          <w:lang w:eastAsia="en-IN"/>
        </w:rPr>
      </w:pPr>
    </w:p>
    <w:p w:rsidR="004550C6" w:rsidRPr="00D5462A" w:rsidRDefault="004550C6" w:rsidP="004550C6">
      <w:pPr>
        <w:pStyle w:val="NoSpacing"/>
        <w:rPr>
          <w:rFonts w:ascii="Times New Roman" w:hAnsi="Times New Roman" w:cs="Times New Roman"/>
          <w:b/>
          <w:bCs/>
          <w:color w:val="000000"/>
          <w:sz w:val="28"/>
          <w:szCs w:val="28"/>
        </w:rPr>
      </w:pPr>
      <w:bookmarkStart w:id="6" w:name="set-reducers-to-zero"/>
      <w:r w:rsidRPr="00D5462A">
        <w:rPr>
          <w:rFonts w:ascii="Times New Roman" w:hAnsi="Times New Roman" w:cs="Times New Roman"/>
          <w:b/>
          <w:bCs/>
          <w:color w:val="000000"/>
          <w:sz w:val="28"/>
          <w:szCs w:val="28"/>
        </w:rPr>
        <w:t>25. Can I set the number of reducers to zero?</w:t>
      </w:r>
      <w:bookmarkEnd w:id="6"/>
    </w:p>
    <w:p w:rsidR="004550C6" w:rsidRPr="004550C6" w:rsidRDefault="00D5462A" w:rsidP="004550C6">
      <w:pPr>
        <w:pStyle w:val="NoSpacing"/>
        <w:rPr>
          <w:rFonts w:ascii="Times New Roman" w:hAnsi="Times New Roman" w:cs="Times New Roman"/>
          <w:color w:val="000000"/>
          <w:sz w:val="28"/>
          <w:szCs w:val="28"/>
        </w:rPr>
      </w:pPr>
      <w:r>
        <w:rPr>
          <w:rFonts w:ascii="Times New Roman" w:hAnsi="Times New Roman" w:cs="Times New Roman"/>
          <w:color w:val="000000"/>
          <w:sz w:val="28"/>
          <w:szCs w:val="28"/>
        </w:rPr>
        <w:tab/>
      </w:r>
      <w:r w:rsidR="004550C6" w:rsidRPr="004550C6">
        <w:rPr>
          <w:rFonts w:ascii="Times New Roman" w:hAnsi="Times New Roman" w:cs="Times New Roman"/>
          <w:color w:val="000000"/>
          <w:sz w:val="28"/>
          <w:szCs w:val="28"/>
        </w:rPr>
        <w:t xml:space="preserve">Yes, </w:t>
      </w:r>
      <w:proofErr w:type="gramStart"/>
      <w:r w:rsidR="004550C6" w:rsidRPr="004550C6">
        <w:rPr>
          <w:rFonts w:ascii="Times New Roman" w:hAnsi="Times New Roman" w:cs="Times New Roman"/>
          <w:color w:val="000000"/>
          <w:sz w:val="28"/>
          <w:szCs w:val="28"/>
        </w:rPr>
        <w:t>Setting</w:t>
      </w:r>
      <w:proofErr w:type="gramEnd"/>
      <w:r w:rsidR="004550C6" w:rsidRPr="004550C6">
        <w:rPr>
          <w:rFonts w:ascii="Times New Roman" w:hAnsi="Times New Roman" w:cs="Times New Roman"/>
          <w:color w:val="000000"/>
          <w:sz w:val="28"/>
          <w:szCs w:val="28"/>
        </w:rPr>
        <w:t xml:space="preserve"> the number of reducers to zero is a valid configuration in Hadoop. When you set the reducers to zero no reducers will be executed, and the output of each mapper will be stored to a separate file on HDFS.</w:t>
      </w:r>
    </w:p>
    <w:p w:rsidR="004550C6" w:rsidRPr="004550C6" w:rsidRDefault="004550C6" w:rsidP="004550C6">
      <w:pPr>
        <w:pStyle w:val="NoSpacing"/>
        <w:rPr>
          <w:rFonts w:ascii="Times New Roman" w:hAnsi="Times New Roman" w:cs="Times New Roman"/>
          <w:color w:val="000000"/>
          <w:sz w:val="28"/>
          <w:szCs w:val="28"/>
          <w:shd w:val="clear" w:color="auto" w:fill="FFFFFF"/>
        </w:rPr>
      </w:pPr>
      <w:r w:rsidRPr="004550C6">
        <w:rPr>
          <w:rFonts w:ascii="Times New Roman" w:hAnsi="Times New Roman" w:cs="Times New Roman"/>
          <w:color w:val="000000"/>
          <w:sz w:val="28"/>
          <w:szCs w:val="28"/>
          <w:shd w:val="clear" w:color="auto" w:fill="FFFFFF"/>
        </w:rPr>
        <w:t>In Drivercode,</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shd w:val="clear" w:color="auto" w:fill="FFFFFF"/>
        </w:rPr>
        <w:t>Job.setNumReduceTasks(</w:t>
      </w:r>
      <w:proofErr w:type="gramEnd"/>
      <w:r w:rsidRPr="004550C6">
        <w:rPr>
          <w:rFonts w:ascii="Times New Roman" w:hAnsi="Times New Roman" w:cs="Times New Roman"/>
          <w:color w:val="000000"/>
          <w:sz w:val="28"/>
          <w:szCs w:val="28"/>
          <w:shd w:val="clear" w:color="auto" w:fill="FFFFFF"/>
        </w:rPr>
        <w:t>0)</w:t>
      </w:r>
      <w:r w:rsidRPr="004550C6">
        <w:rPr>
          <w:rFonts w:ascii="Times New Roman" w:hAnsi="Times New Roman" w:cs="Times New Roman"/>
          <w:color w:val="000000"/>
          <w:sz w:val="28"/>
          <w:szCs w:val="28"/>
        </w:rPr>
        <w:t>;</w:t>
      </w:r>
    </w:p>
    <w:p w:rsidR="004550C6" w:rsidRPr="004550C6" w:rsidRDefault="004550C6" w:rsidP="004550C6">
      <w:pPr>
        <w:pStyle w:val="NoSpacing"/>
        <w:rPr>
          <w:rFonts w:ascii="Times New Roman" w:hAnsi="Times New Roman" w:cs="Times New Roman"/>
          <w:color w:val="444444"/>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t xml:space="preserve">26. Can we set arbitrary number of Map tasks in a mapreduce </w:t>
      </w:r>
      <w:proofErr w:type="gramStart"/>
      <w:r w:rsidRPr="00D5462A">
        <w:rPr>
          <w:rFonts w:ascii="Times New Roman" w:hAnsi="Times New Roman" w:cs="Times New Roman"/>
          <w:b/>
          <w:color w:val="000000"/>
          <w:sz w:val="28"/>
          <w:szCs w:val="28"/>
          <w:lang w:eastAsia="en-IN"/>
        </w:rPr>
        <w:t>job ?</w:t>
      </w:r>
      <w:proofErr w:type="gramEnd"/>
    </w:p>
    <w:p w:rsidR="004550C6" w:rsidRPr="004550C6" w:rsidRDefault="00D5462A"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No. We cannot set the number of map tasks in a mapreduce job. But this can be set at site level with mapreduce.job.maps configuration property in mapredsite.xml file.</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 xml:space="preserve"> &lt;</w:t>
      </w:r>
      <w:proofErr w:type="gramStart"/>
      <w:r w:rsidRPr="004550C6">
        <w:rPr>
          <w:rFonts w:ascii="Times New Roman" w:eastAsia="Times New Roman" w:hAnsi="Times New Roman" w:cs="Times New Roman"/>
          <w:color w:val="000000"/>
          <w:sz w:val="28"/>
          <w:szCs w:val="28"/>
          <w:lang w:eastAsia="en-IN"/>
        </w:rPr>
        <w:t>property</w:t>
      </w:r>
      <w:proofErr w:type="gramEnd"/>
      <w:r w:rsidRPr="004550C6">
        <w:rPr>
          <w:rFonts w:ascii="Times New Roman" w:eastAsia="Times New Roman" w:hAnsi="Times New Roman" w:cs="Times New Roman"/>
          <w:color w:val="000000"/>
          <w:sz w:val="28"/>
          <w:szCs w:val="28"/>
          <w:lang w:eastAsia="en-IN"/>
        </w:rPr>
        <w:t>&gt;</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    &lt;</w:t>
      </w:r>
      <w:proofErr w:type="gramStart"/>
      <w:r w:rsidRPr="004550C6">
        <w:rPr>
          <w:rFonts w:ascii="Times New Roman" w:eastAsia="Times New Roman" w:hAnsi="Times New Roman" w:cs="Times New Roman"/>
          <w:color w:val="000000"/>
          <w:sz w:val="28"/>
          <w:szCs w:val="28"/>
          <w:lang w:eastAsia="en-IN"/>
        </w:rPr>
        <w:t>name</w:t>
      </w:r>
      <w:proofErr w:type="gramEnd"/>
      <w:r w:rsidRPr="004550C6">
        <w:rPr>
          <w:rFonts w:ascii="Times New Roman" w:eastAsia="Times New Roman" w:hAnsi="Times New Roman" w:cs="Times New Roman"/>
          <w:color w:val="000000"/>
          <w:sz w:val="28"/>
          <w:szCs w:val="28"/>
          <w:lang w:eastAsia="en-IN"/>
        </w:rPr>
        <w:t>&gt; mapreduce.job.maps &lt;/name&gt;</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    &lt;value&gt; 2 &lt;/value&gt;</w:t>
      </w:r>
    </w:p>
    <w:p w:rsidR="004550C6" w:rsidRPr="004550C6" w:rsidRDefault="004550C6" w:rsidP="004550C6">
      <w:pPr>
        <w:pStyle w:val="NoSpacing"/>
        <w:rPr>
          <w:rFonts w:ascii="Times New Roman" w:eastAsia="Times New Roman" w:hAnsi="Times New Roman" w:cs="Times New Roman"/>
          <w:color w:val="000000"/>
          <w:sz w:val="28"/>
          <w:szCs w:val="28"/>
          <w:lang w:eastAsia="en-IN"/>
        </w:rPr>
      </w:pPr>
      <w:r w:rsidRPr="004550C6">
        <w:rPr>
          <w:rFonts w:ascii="Times New Roman" w:eastAsia="Times New Roman" w:hAnsi="Times New Roman" w:cs="Times New Roman"/>
          <w:color w:val="000000"/>
          <w:sz w:val="28"/>
          <w:szCs w:val="28"/>
          <w:lang w:eastAsia="en-IN"/>
        </w:rPr>
        <w:t>&lt;/property&gt;</w:t>
      </w:r>
    </w:p>
    <w:p w:rsidR="004550C6" w:rsidRPr="004550C6" w:rsidRDefault="004550C6" w:rsidP="004550C6">
      <w:pPr>
        <w:pStyle w:val="NoSpacing"/>
        <w:rPr>
          <w:rFonts w:ascii="Times New Roman" w:hAnsi="Times New Roman" w:cs="Times New Roman"/>
          <w:color w:val="000000"/>
          <w:sz w:val="28"/>
          <w:szCs w:val="28"/>
          <w:lang w:eastAsia="en-IN"/>
        </w:rPr>
      </w:pPr>
    </w:p>
    <w:p w:rsidR="00D5462A" w:rsidRDefault="00D5462A" w:rsidP="004550C6">
      <w:pPr>
        <w:pStyle w:val="NoSpacing"/>
        <w:rPr>
          <w:rFonts w:ascii="Times New Roman" w:hAnsi="Times New Roman" w:cs="Times New Roman"/>
          <w:color w:val="000000"/>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lastRenderedPageBreak/>
        <w:t xml:space="preserve">27. Does MapReduce programming model provide a way for reducers to communicate with each other? </w:t>
      </w:r>
    </w:p>
    <w:p w:rsidR="004550C6" w:rsidRPr="004550C6" w:rsidRDefault="00D5462A"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No, MapReduce programming model does not allow reducers to communicate with each other. Reducers run in isolation.</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t>28. What is the meaning of speculative execution in Hadoop? Why is it important?</w:t>
      </w:r>
    </w:p>
    <w:p w:rsidR="004550C6" w:rsidRPr="004550C6" w:rsidRDefault="00D5462A"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Speculative execution is a way of coping with individual Machine performance. In large clusters where hundreds or thousands of machines are involved there may be machines which are not performing as fast as others. This may result in delays in a full job due to only one machine not performaing well. To avoid this, speculative execution in hadoop can run multiple copies of same map or reduce task on different slave nodes. The results from first node to finish are used.</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t xml:space="preserve">29. When </w:t>
      </w:r>
      <w:proofErr w:type="gramStart"/>
      <w:r w:rsidRPr="00D5462A">
        <w:rPr>
          <w:rFonts w:ascii="Times New Roman" w:hAnsi="Times New Roman" w:cs="Times New Roman"/>
          <w:b/>
          <w:color w:val="000000"/>
          <w:sz w:val="28"/>
          <w:szCs w:val="28"/>
          <w:lang w:eastAsia="en-IN"/>
        </w:rPr>
        <w:t>is the reducers</w:t>
      </w:r>
      <w:proofErr w:type="gramEnd"/>
      <w:r w:rsidRPr="00D5462A">
        <w:rPr>
          <w:rFonts w:ascii="Times New Roman" w:hAnsi="Times New Roman" w:cs="Times New Roman"/>
          <w:b/>
          <w:color w:val="000000"/>
          <w:sz w:val="28"/>
          <w:szCs w:val="28"/>
          <w:lang w:eastAsia="en-IN"/>
        </w:rPr>
        <w:t xml:space="preserve"> are started in a MapReduce job?</w:t>
      </w:r>
    </w:p>
    <w:p w:rsidR="004550C6" w:rsidRPr="004550C6" w:rsidRDefault="004550C6" w:rsidP="004550C6">
      <w:pPr>
        <w:pStyle w:val="NoSpacing"/>
        <w:rPr>
          <w:rFonts w:ascii="Times New Roman" w:hAnsi="Times New Roman" w:cs="Times New Roman"/>
          <w:color w:val="000000"/>
          <w:sz w:val="28"/>
          <w:szCs w:val="28"/>
          <w:lang w:eastAsia="en-IN"/>
        </w:rPr>
      </w:pPr>
      <w:r w:rsidRPr="004550C6">
        <w:rPr>
          <w:rFonts w:ascii="Times New Roman" w:hAnsi="Times New Roman" w:cs="Times New Roman"/>
          <w:color w:val="000000"/>
          <w:sz w:val="28"/>
          <w:szCs w:val="28"/>
          <w:lang w:eastAsia="en-IN"/>
        </w:rPr>
        <w:t xml:space="preserve"> </w:t>
      </w:r>
      <w:r w:rsidR="00D5462A">
        <w:rPr>
          <w:rFonts w:ascii="Times New Roman" w:hAnsi="Times New Roman" w:cs="Times New Roman"/>
          <w:color w:val="000000"/>
          <w:sz w:val="28"/>
          <w:szCs w:val="28"/>
          <w:lang w:eastAsia="en-IN"/>
        </w:rPr>
        <w:tab/>
      </w:r>
      <w:r w:rsidRPr="004550C6">
        <w:rPr>
          <w:rFonts w:ascii="Times New Roman" w:hAnsi="Times New Roman" w:cs="Times New Roman"/>
          <w:color w:val="000000"/>
          <w:sz w:val="28"/>
          <w:szCs w:val="28"/>
          <w:lang w:eastAsia="en-IN"/>
        </w:rPr>
        <w:t>In a MapReduce job reducers do not start executing the reduce method until the all Map jobs have completed. Reducers start copying intermediate key-value pairs from the mappers as soon as they are available. The programmer defined reduce method is called only after all the mappers have finished.</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t xml:space="preserve">30. If reducers do not start before all mappers finish then why does the progress on MapReduce job shows something like </w:t>
      </w:r>
      <w:proofErr w:type="gramStart"/>
      <w:r w:rsidRPr="00D5462A">
        <w:rPr>
          <w:rFonts w:ascii="Times New Roman" w:hAnsi="Times New Roman" w:cs="Times New Roman"/>
          <w:b/>
          <w:color w:val="000000"/>
          <w:sz w:val="28"/>
          <w:szCs w:val="28"/>
          <w:lang w:eastAsia="en-IN"/>
        </w:rPr>
        <w:t>Map(</w:t>
      </w:r>
      <w:proofErr w:type="gramEnd"/>
      <w:r w:rsidRPr="00D5462A">
        <w:rPr>
          <w:rFonts w:ascii="Times New Roman" w:hAnsi="Times New Roman" w:cs="Times New Roman"/>
          <w:b/>
          <w:color w:val="000000"/>
          <w:sz w:val="28"/>
          <w:szCs w:val="28"/>
          <w:lang w:eastAsia="en-IN"/>
        </w:rPr>
        <w:t xml:space="preserve">80%) </w:t>
      </w:r>
      <w:proofErr w:type="gramStart"/>
      <w:r w:rsidRPr="00D5462A">
        <w:rPr>
          <w:rFonts w:ascii="Times New Roman" w:hAnsi="Times New Roman" w:cs="Times New Roman"/>
          <w:b/>
          <w:color w:val="000000"/>
          <w:sz w:val="28"/>
          <w:szCs w:val="28"/>
          <w:lang w:eastAsia="en-IN"/>
        </w:rPr>
        <w:t>Reduce(</w:t>
      </w:r>
      <w:proofErr w:type="gramEnd"/>
      <w:r w:rsidRPr="00D5462A">
        <w:rPr>
          <w:rFonts w:ascii="Times New Roman" w:hAnsi="Times New Roman" w:cs="Times New Roman"/>
          <w:b/>
          <w:color w:val="000000"/>
          <w:sz w:val="28"/>
          <w:szCs w:val="28"/>
          <w:lang w:eastAsia="en-IN"/>
        </w:rPr>
        <w:t xml:space="preserve">10%)? </w:t>
      </w:r>
    </w:p>
    <w:p w:rsidR="004550C6" w:rsidRPr="004550C6" w:rsidRDefault="00D5462A"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Reducers start copying intermediate key-value pairs from the mappers as soon as they are available. The progress calculation also takes in account the processing of data transfer which is done by reduce process, therefore the reduce progress starts showing up as soon as any intermediate key-value pair for a mapper is available to be transferred to reducer. Though the reducer progress is updated still the programmer defined reduce method is called only after all the mappers have finished.</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t>31. What is Streaming?</w:t>
      </w:r>
    </w:p>
    <w:p w:rsidR="004550C6" w:rsidRPr="004550C6" w:rsidRDefault="00D5462A"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 xml:space="preserve">Streaming is a feature with Hadoop framework that allows us to do programming using MapReduce in any programming language which can accept standard input and can produce standard output. It could be Perl, Python, </w:t>
      </w:r>
      <w:proofErr w:type="gramStart"/>
      <w:r w:rsidR="004550C6" w:rsidRPr="004550C6">
        <w:rPr>
          <w:rFonts w:ascii="Times New Roman" w:hAnsi="Times New Roman" w:cs="Times New Roman"/>
          <w:color w:val="000000"/>
          <w:sz w:val="28"/>
          <w:szCs w:val="28"/>
          <w:lang w:eastAsia="en-IN"/>
        </w:rPr>
        <w:t>Ruby</w:t>
      </w:r>
      <w:proofErr w:type="gramEnd"/>
      <w:r w:rsidR="004550C6" w:rsidRPr="004550C6">
        <w:rPr>
          <w:rFonts w:ascii="Times New Roman" w:hAnsi="Times New Roman" w:cs="Times New Roman"/>
          <w:color w:val="000000"/>
          <w:sz w:val="28"/>
          <w:szCs w:val="28"/>
          <w:lang w:eastAsia="en-IN"/>
        </w:rPr>
        <w:t xml:space="preserve"> and not necessarily be Java. However, customization in MapReduce can only be done using Java and not any other programming language.</w:t>
      </w:r>
    </w:p>
    <w:p w:rsidR="004550C6" w:rsidRPr="004550C6" w:rsidRDefault="004550C6" w:rsidP="004550C6">
      <w:pPr>
        <w:pStyle w:val="NoSpacing"/>
        <w:rPr>
          <w:rFonts w:ascii="Times New Roman" w:hAnsi="Times New Roman" w:cs="Times New Roman"/>
          <w:color w:val="000000"/>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t xml:space="preserve">32. Difference between </w:t>
      </w:r>
      <w:proofErr w:type="gramStart"/>
      <w:r w:rsidRPr="00D5462A">
        <w:rPr>
          <w:rFonts w:ascii="Times New Roman" w:hAnsi="Times New Roman" w:cs="Times New Roman"/>
          <w:b/>
          <w:color w:val="000000"/>
          <w:sz w:val="28"/>
          <w:szCs w:val="28"/>
          <w:lang w:eastAsia="en-IN"/>
        </w:rPr>
        <w:t>Job.submit(</w:t>
      </w:r>
      <w:proofErr w:type="gramEnd"/>
      <w:r w:rsidRPr="00D5462A">
        <w:rPr>
          <w:rFonts w:ascii="Times New Roman" w:hAnsi="Times New Roman" w:cs="Times New Roman"/>
          <w:b/>
          <w:color w:val="000000"/>
          <w:sz w:val="28"/>
          <w:szCs w:val="28"/>
          <w:lang w:eastAsia="en-IN"/>
        </w:rPr>
        <w:t>) or waitForCompletion()  ?</w:t>
      </w:r>
    </w:p>
    <w:p w:rsidR="004550C6" w:rsidRPr="004550C6" w:rsidRDefault="00D5462A"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 xml:space="preserve">Job Submit internally creates submitter instance and submit the job, while waitforcompletion poll’s progress at regular interval of one second. </w:t>
      </w:r>
      <w:proofErr w:type="gramStart"/>
      <w:r w:rsidR="004550C6" w:rsidRPr="004550C6">
        <w:rPr>
          <w:rFonts w:ascii="Times New Roman" w:hAnsi="Times New Roman" w:cs="Times New Roman"/>
          <w:color w:val="000000"/>
          <w:sz w:val="28"/>
          <w:szCs w:val="28"/>
          <w:lang w:eastAsia="en-IN"/>
        </w:rPr>
        <w:t>if</w:t>
      </w:r>
      <w:proofErr w:type="gramEnd"/>
      <w:r w:rsidR="004550C6" w:rsidRPr="004550C6">
        <w:rPr>
          <w:rFonts w:ascii="Times New Roman" w:hAnsi="Times New Roman" w:cs="Times New Roman"/>
          <w:color w:val="000000"/>
          <w:sz w:val="28"/>
          <w:szCs w:val="28"/>
          <w:lang w:eastAsia="en-IN"/>
        </w:rPr>
        <w:t xml:space="preserve"> job gets </w:t>
      </w:r>
      <w:r w:rsidR="004550C6" w:rsidRPr="004550C6">
        <w:rPr>
          <w:rFonts w:ascii="Times New Roman" w:hAnsi="Times New Roman" w:cs="Times New Roman"/>
          <w:color w:val="000000"/>
          <w:sz w:val="28"/>
          <w:szCs w:val="28"/>
          <w:lang w:eastAsia="en-IN"/>
        </w:rPr>
        <w:lastRenderedPageBreak/>
        <w:t>executed successfully, it displays successful message on console else display a relevant error message.</w:t>
      </w:r>
    </w:p>
    <w:p w:rsidR="00D5462A" w:rsidRDefault="00D5462A" w:rsidP="004550C6">
      <w:pPr>
        <w:pStyle w:val="NoSpacing"/>
        <w:rPr>
          <w:rFonts w:ascii="Times New Roman" w:hAnsi="Times New Roman" w:cs="Times New Roman"/>
          <w:color w:val="000000"/>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t>33. What is the use of Context object?</w:t>
      </w:r>
    </w:p>
    <w:p w:rsidR="004550C6" w:rsidRPr="004550C6" w:rsidRDefault="00D5462A"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The Context object allows the mapper to interact with the rest of the Hadoop system. It</w:t>
      </w:r>
      <w:r>
        <w:rPr>
          <w:rFonts w:ascii="Times New Roman" w:hAnsi="Times New Roman" w:cs="Times New Roman"/>
          <w:color w:val="000000"/>
          <w:sz w:val="28"/>
          <w:szCs w:val="28"/>
          <w:lang w:eastAsia="en-IN"/>
        </w:rPr>
        <w:t xml:space="preserve"> </w:t>
      </w:r>
      <w:r w:rsidR="004550C6" w:rsidRPr="004550C6">
        <w:rPr>
          <w:rFonts w:ascii="Times New Roman" w:hAnsi="Times New Roman" w:cs="Times New Roman"/>
          <w:color w:val="000000"/>
          <w:sz w:val="28"/>
          <w:szCs w:val="28"/>
          <w:lang w:eastAsia="en-IN"/>
        </w:rPr>
        <w:t>Includes configuration data for the job, as well as interfaces which allow it to emit output.</w:t>
      </w:r>
    </w:p>
    <w:p w:rsidR="00D5462A" w:rsidRDefault="00D5462A" w:rsidP="004550C6">
      <w:pPr>
        <w:pStyle w:val="NoSpacing"/>
        <w:rPr>
          <w:rFonts w:ascii="Times New Roman" w:hAnsi="Times New Roman" w:cs="Times New Roman"/>
          <w:b/>
          <w:color w:val="000000"/>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t xml:space="preserve">34. Explain what is distributed Cache in MapReduce </w:t>
      </w:r>
      <w:proofErr w:type="gramStart"/>
      <w:r w:rsidRPr="00D5462A">
        <w:rPr>
          <w:rFonts w:ascii="Times New Roman" w:hAnsi="Times New Roman" w:cs="Times New Roman"/>
          <w:b/>
          <w:color w:val="000000"/>
          <w:sz w:val="28"/>
          <w:szCs w:val="28"/>
          <w:lang w:eastAsia="en-IN"/>
        </w:rPr>
        <w:t>Framework ?</w:t>
      </w:r>
      <w:proofErr w:type="gramEnd"/>
    </w:p>
    <w:p w:rsidR="004550C6" w:rsidRDefault="00D5462A" w:rsidP="004550C6">
      <w:pPr>
        <w:pStyle w:val="NoSpacing"/>
        <w:rPr>
          <w:rFonts w:ascii="Times New Roman" w:hAnsi="Times New Roman" w:cs="Times New Roman"/>
          <w:color w:val="000000"/>
          <w:sz w:val="28"/>
          <w:szCs w:val="28"/>
          <w:lang w:eastAsia="en-IN"/>
        </w:rPr>
      </w:pPr>
      <w:r>
        <w:rPr>
          <w:rFonts w:ascii="Times New Roman" w:hAnsi="Times New Roman" w:cs="Times New Roman"/>
          <w:color w:val="000000"/>
          <w:sz w:val="28"/>
          <w:szCs w:val="28"/>
          <w:lang w:eastAsia="en-IN"/>
        </w:rPr>
        <w:tab/>
      </w:r>
      <w:r w:rsidR="004550C6" w:rsidRPr="004550C6">
        <w:rPr>
          <w:rFonts w:ascii="Times New Roman" w:hAnsi="Times New Roman" w:cs="Times New Roman"/>
          <w:color w:val="000000"/>
          <w:sz w:val="28"/>
          <w:szCs w:val="28"/>
          <w:lang w:eastAsia="en-IN"/>
        </w:rPr>
        <w:t xml:space="preserve">Distributed Cache is an important feature provided by map reduce framework. When you want to share some files across all nodes in Hadoop Cluster, </w:t>
      </w:r>
      <w:proofErr w:type="gramStart"/>
      <w:r w:rsidR="004550C6" w:rsidRPr="004550C6">
        <w:rPr>
          <w:rFonts w:ascii="Times New Roman" w:hAnsi="Times New Roman" w:cs="Times New Roman"/>
          <w:color w:val="000000"/>
          <w:sz w:val="28"/>
          <w:szCs w:val="28"/>
          <w:lang w:eastAsia="en-IN"/>
        </w:rPr>
        <w:t>DistributedCache  is</w:t>
      </w:r>
      <w:proofErr w:type="gramEnd"/>
      <w:r w:rsidR="004550C6" w:rsidRPr="004550C6">
        <w:rPr>
          <w:rFonts w:ascii="Times New Roman" w:hAnsi="Times New Roman" w:cs="Times New Roman"/>
          <w:color w:val="000000"/>
          <w:sz w:val="28"/>
          <w:szCs w:val="28"/>
          <w:lang w:eastAsia="en-IN"/>
        </w:rPr>
        <w:t xml:space="preserve"> used.  The files could be an executable jar files or simple properties file.</w:t>
      </w:r>
    </w:p>
    <w:p w:rsidR="00D5462A" w:rsidRPr="004550C6" w:rsidRDefault="00D5462A" w:rsidP="004550C6">
      <w:pPr>
        <w:pStyle w:val="NoSpacing"/>
        <w:rPr>
          <w:rFonts w:ascii="Times New Roman" w:hAnsi="Times New Roman" w:cs="Times New Roman"/>
          <w:color w:val="000000"/>
          <w:sz w:val="28"/>
          <w:szCs w:val="28"/>
          <w:lang w:eastAsia="en-IN"/>
        </w:rPr>
      </w:pPr>
    </w:p>
    <w:p w:rsidR="004550C6" w:rsidRPr="00D5462A" w:rsidRDefault="004550C6" w:rsidP="004550C6">
      <w:pPr>
        <w:pStyle w:val="NoSpacing"/>
        <w:rPr>
          <w:rFonts w:ascii="Times New Roman" w:hAnsi="Times New Roman" w:cs="Times New Roman"/>
          <w:b/>
          <w:color w:val="000000"/>
          <w:sz w:val="28"/>
          <w:szCs w:val="28"/>
          <w:lang w:eastAsia="en-IN"/>
        </w:rPr>
      </w:pPr>
      <w:r w:rsidRPr="00D5462A">
        <w:rPr>
          <w:rFonts w:ascii="Times New Roman" w:hAnsi="Times New Roman" w:cs="Times New Roman"/>
          <w:b/>
          <w:color w:val="000000"/>
          <w:sz w:val="28"/>
          <w:szCs w:val="28"/>
          <w:lang w:eastAsia="en-IN"/>
        </w:rPr>
        <w:t>35. How can we use distributed Cache in Map Reduce?</w:t>
      </w:r>
    </w:p>
    <w:p w:rsidR="004550C6" w:rsidRPr="004550C6" w:rsidRDefault="00D5462A" w:rsidP="004550C6">
      <w:pPr>
        <w:pStyle w:val="NoSpacing"/>
        <w:rPr>
          <w:rFonts w:ascii="Times New Roman" w:hAnsi="Times New Roman" w:cs="Times New Roman"/>
          <w:color w:val="000000"/>
          <w:sz w:val="28"/>
          <w:szCs w:val="28"/>
          <w:shd w:val="clear" w:color="auto" w:fill="F8F8F8"/>
        </w:rPr>
      </w:pPr>
      <w:r>
        <w:rPr>
          <w:rFonts w:ascii="Times New Roman" w:hAnsi="Times New Roman" w:cs="Times New Roman"/>
          <w:color w:val="000000"/>
          <w:sz w:val="28"/>
          <w:szCs w:val="28"/>
          <w:shd w:val="clear" w:color="auto" w:fill="F8F8F8"/>
        </w:rPr>
        <w:tab/>
      </w:r>
      <w:proofErr w:type="gramStart"/>
      <w:r w:rsidR="004550C6" w:rsidRPr="004550C6">
        <w:rPr>
          <w:rFonts w:ascii="Times New Roman" w:hAnsi="Times New Roman" w:cs="Times New Roman"/>
          <w:color w:val="000000"/>
          <w:sz w:val="28"/>
          <w:szCs w:val="28"/>
          <w:shd w:val="clear" w:color="auto" w:fill="F8F8F8"/>
        </w:rPr>
        <w:t>Application provide</w:t>
      </w:r>
      <w:proofErr w:type="gramEnd"/>
      <w:r w:rsidR="004550C6" w:rsidRPr="004550C6">
        <w:rPr>
          <w:rFonts w:ascii="Times New Roman" w:hAnsi="Times New Roman" w:cs="Times New Roman"/>
          <w:color w:val="000000"/>
          <w:sz w:val="28"/>
          <w:szCs w:val="28"/>
          <w:shd w:val="clear" w:color="auto" w:fill="F8F8F8"/>
        </w:rPr>
        <w:t xml:space="preserve"> details of file to job object to cache. Mapreduce framework would copy the specified file to data node before processing the job. Framework </w:t>
      </w:r>
      <w:proofErr w:type="gramStart"/>
      <w:r w:rsidR="004550C6" w:rsidRPr="004550C6">
        <w:rPr>
          <w:rFonts w:ascii="Times New Roman" w:hAnsi="Times New Roman" w:cs="Times New Roman"/>
          <w:color w:val="000000"/>
          <w:sz w:val="28"/>
          <w:szCs w:val="28"/>
          <w:shd w:val="clear" w:color="auto" w:fill="F8F8F8"/>
        </w:rPr>
        <w:t>copy file</w:t>
      </w:r>
      <w:proofErr w:type="gramEnd"/>
      <w:r w:rsidR="004550C6" w:rsidRPr="004550C6">
        <w:rPr>
          <w:rFonts w:ascii="Times New Roman" w:hAnsi="Times New Roman" w:cs="Times New Roman"/>
          <w:color w:val="000000"/>
          <w:sz w:val="28"/>
          <w:szCs w:val="28"/>
          <w:shd w:val="clear" w:color="auto" w:fill="F8F8F8"/>
        </w:rPr>
        <w:t xml:space="preserve"> only once for each job, and has the ability of archival. Application needs to specify the file path via http:// or hdfs</w:t>
      </w:r>
      <w:proofErr w:type="gramStart"/>
      <w:r w:rsidR="004550C6" w:rsidRPr="004550C6">
        <w:rPr>
          <w:rFonts w:ascii="Times New Roman" w:hAnsi="Times New Roman" w:cs="Times New Roman"/>
          <w:color w:val="000000"/>
          <w:sz w:val="28"/>
          <w:szCs w:val="28"/>
          <w:shd w:val="clear" w:color="auto" w:fill="F8F8F8"/>
        </w:rPr>
        <w:t>:/</w:t>
      </w:r>
      <w:proofErr w:type="gramEnd"/>
      <w:r w:rsidR="004550C6" w:rsidRPr="004550C6">
        <w:rPr>
          <w:rFonts w:ascii="Times New Roman" w:hAnsi="Times New Roman" w:cs="Times New Roman"/>
          <w:color w:val="000000"/>
          <w:sz w:val="28"/>
          <w:szCs w:val="28"/>
          <w:shd w:val="clear" w:color="auto" w:fill="F8F8F8"/>
        </w:rPr>
        <w:t>/ to cache.</w:t>
      </w:r>
    </w:p>
    <w:p w:rsidR="004550C6" w:rsidRPr="004550C6" w:rsidRDefault="004550C6" w:rsidP="004550C6">
      <w:pPr>
        <w:pStyle w:val="NoSpacing"/>
        <w:rPr>
          <w:rFonts w:ascii="Times New Roman" w:hAnsi="Times New Roman" w:cs="Times New Roman"/>
          <w:color w:val="000000"/>
          <w:sz w:val="28"/>
          <w:szCs w:val="28"/>
          <w:shd w:val="clear" w:color="auto" w:fill="F8F8F8"/>
        </w:rPr>
      </w:pPr>
    </w:p>
    <w:p w:rsidR="004550C6" w:rsidRPr="004550C6" w:rsidRDefault="004550C6" w:rsidP="004550C6">
      <w:pPr>
        <w:pStyle w:val="NoSpacing"/>
        <w:rPr>
          <w:rFonts w:ascii="Times New Roman" w:hAnsi="Times New Roman" w:cs="Times New Roman"/>
          <w:color w:val="000000"/>
          <w:sz w:val="28"/>
          <w:szCs w:val="28"/>
          <w:shd w:val="clear" w:color="auto" w:fill="F8F8F8"/>
        </w:rPr>
      </w:pPr>
      <w:r w:rsidRPr="004550C6">
        <w:rPr>
          <w:rFonts w:ascii="Times New Roman" w:hAnsi="Times New Roman" w:cs="Times New Roman"/>
          <w:color w:val="000000"/>
          <w:sz w:val="28"/>
          <w:szCs w:val="28"/>
          <w:shd w:val="clear" w:color="auto" w:fill="F8F8F8"/>
        </w:rPr>
        <w:t>In Driver code:</w:t>
      </w:r>
    </w:p>
    <w:p w:rsidR="004550C6" w:rsidRPr="004550C6" w:rsidRDefault="004550C6" w:rsidP="004550C6">
      <w:pPr>
        <w:pStyle w:val="NoSpacing"/>
        <w:rPr>
          <w:rFonts w:ascii="Times New Roman" w:hAnsi="Times New Roman" w:cs="Times New Roman"/>
          <w:color w:val="000000"/>
          <w:sz w:val="28"/>
          <w:szCs w:val="28"/>
          <w:shd w:val="clear" w:color="auto" w:fill="F8F8F8"/>
        </w:rPr>
      </w:pPr>
      <w:r w:rsidRPr="004550C6">
        <w:rPr>
          <w:rFonts w:ascii="Times New Roman" w:hAnsi="Times New Roman" w:cs="Times New Roman"/>
          <w:color w:val="000000"/>
          <w:sz w:val="28"/>
          <w:szCs w:val="28"/>
          <w:shd w:val="clear" w:color="auto" w:fill="F8F8F8"/>
        </w:rPr>
        <w:t xml:space="preserve">Job job = new </w:t>
      </w:r>
      <w:proofErr w:type="gramStart"/>
      <w:r w:rsidRPr="004550C6">
        <w:rPr>
          <w:rFonts w:ascii="Times New Roman" w:hAnsi="Times New Roman" w:cs="Times New Roman"/>
          <w:color w:val="000000"/>
          <w:sz w:val="28"/>
          <w:szCs w:val="28"/>
          <w:shd w:val="clear" w:color="auto" w:fill="F8F8F8"/>
        </w:rPr>
        <w:t>Job(</w:t>
      </w:r>
      <w:proofErr w:type="gramEnd"/>
      <w:r w:rsidRPr="004550C6">
        <w:rPr>
          <w:rFonts w:ascii="Times New Roman" w:hAnsi="Times New Roman" w:cs="Times New Roman"/>
          <w:color w:val="000000"/>
          <w:sz w:val="28"/>
          <w:szCs w:val="28"/>
          <w:shd w:val="clear" w:color="auto" w:fill="F8F8F8"/>
        </w:rPr>
        <w:t>);</w:t>
      </w:r>
    </w:p>
    <w:p w:rsidR="004550C6" w:rsidRPr="004550C6" w:rsidRDefault="004550C6" w:rsidP="004550C6">
      <w:pPr>
        <w:pStyle w:val="NoSpacing"/>
        <w:rPr>
          <w:rFonts w:ascii="Times New Roman" w:hAnsi="Times New Roman" w:cs="Times New Roman"/>
          <w:color w:val="000000"/>
          <w:sz w:val="28"/>
          <w:szCs w:val="28"/>
          <w:shd w:val="clear" w:color="auto" w:fill="F8F8F8"/>
        </w:rPr>
      </w:pPr>
      <w:r w:rsidRPr="004550C6">
        <w:rPr>
          <w:rFonts w:ascii="Times New Roman" w:hAnsi="Times New Roman" w:cs="Times New Roman"/>
          <w:color w:val="000000"/>
          <w:sz w:val="28"/>
          <w:szCs w:val="28"/>
          <w:shd w:val="clear" w:color="auto" w:fill="F8F8F8"/>
        </w:rPr>
        <w:t>...</w:t>
      </w:r>
    </w:p>
    <w:p w:rsidR="004550C6" w:rsidRPr="004550C6" w:rsidRDefault="004550C6" w:rsidP="004550C6">
      <w:pPr>
        <w:pStyle w:val="NoSpacing"/>
        <w:rPr>
          <w:rFonts w:ascii="Times New Roman" w:hAnsi="Times New Roman" w:cs="Times New Roman"/>
          <w:color w:val="000000"/>
          <w:sz w:val="28"/>
          <w:szCs w:val="28"/>
          <w:shd w:val="clear" w:color="auto" w:fill="F8F8F8"/>
        </w:rPr>
      </w:pPr>
      <w:proofErr w:type="gramStart"/>
      <w:r w:rsidRPr="004550C6">
        <w:rPr>
          <w:rFonts w:ascii="Times New Roman" w:hAnsi="Times New Roman" w:cs="Times New Roman"/>
          <w:color w:val="000000"/>
          <w:sz w:val="28"/>
          <w:szCs w:val="28"/>
          <w:shd w:val="clear" w:color="auto" w:fill="F8F8F8"/>
        </w:rPr>
        <w:t>job.addCacheFile(</w:t>
      </w:r>
      <w:proofErr w:type="gramEnd"/>
      <w:r w:rsidRPr="004550C6">
        <w:rPr>
          <w:rFonts w:ascii="Times New Roman" w:hAnsi="Times New Roman" w:cs="Times New Roman"/>
          <w:color w:val="000000"/>
          <w:sz w:val="28"/>
          <w:szCs w:val="28"/>
          <w:shd w:val="clear" w:color="auto" w:fill="F8F8F8"/>
        </w:rPr>
        <w:t>new Path(filename).toUri());</w:t>
      </w:r>
    </w:p>
    <w:p w:rsidR="004550C6" w:rsidRPr="004550C6" w:rsidRDefault="004550C6" w:rsidP="004550C6">
      <w:pPr>
        <w:pStyle w:val="NoSpacing"/>
        <w:rPr>
          <w:rFonts w:ascii="Times New Roman" w:hAnsi="Times New Roman" w:cs="Times New Roman"/>
          <w:color w:val="000000"/>
          <w:sz w:val="28"/>
          <w:szCs w:val="28"/>
          <w:shd w:val="clear" w:color="auto" w:fill="F8F8F8"/>
        </w:rPr>
      </w:pPr>
    </w:p>
    <w:p w:rsidR="004550C6" w:rsidRPr="004550C6" w:rsidRDefault="004550C6" w:rsidP="004550C6">
      <w:pPr>
        <w:pStyle w:val="NoSpacing"/>
        <w:rPr>
          <w:rFonts w:ascii="Times New Roman" w:hAnsi="Times New Roman" w:cs="Times New Roman"/>
          <w:color w:val="000000"/>
          <w:sz w:val="28"/>
          <w:szCs w:val="28"/>
          <w:shd w:val="clear" w:color="auto" w:fill="F8F8F8"/>
        </w:rPr>
      </w:pPr>
      <w:proofErr w:type="gramStart"/>
      <w:r w:rsidRPr="004550C6">
        <w:rPr>
          <w:rFonts w:ascii="Times New Roman" w:hAnsi="Times New Roman" w:cs="Times New Roman"/>
          <w:color w:val="000000"/>
          <w:sz w:val="28"/>
          <w:szCs w:val="28"/>
          <w:shd w:val="clear" w:color="auto" w:fill="F8F8F8"/>
        </w:rPr>
        <w:t>In  mapper</w:t>
      </w:r>
      <w:proofErr w:type="gramEnd"/>
      <w:r w:rsidRPr="004550C6">
        <w:rPr>
          <w:rFonts w:ascii="Times New Roman" w:hAnsi="Times New Roman" w:cs="Times New Roman"/>
          <w:color w:val="000000"/>
          <w:sz w:val="28"/>
          <w:szCs w:val="28"/>
          <w:shd w:val="clear" w:color="auto" w:fill="F8F8F8"/>
        </w:rPr>
        <w:t xml:space="preserve"> code:</w:t>
      </w:r>
    </w:p>
    <w:p w:rsidR="004550C6" w:rsidRPr="004550C6" w:rsidRDefault="004550C6" w:rsidP="004550C6">
      <w:pPr>
        <w:pStyle w:val="NoSpacing"/>
        <w:rPr>
          <w:rFonts w:ascii="Times New Roman" w:hAnsi="Times New Roman" w:cs="Times New Roman"/>
          <w:color w:val="000000"/>
          <w:sz w:val="28"/>
          <w:szCs w:val="28"/>
          <w:shd w:val="clear" w:color="auto" w:fill="F8F8F8"/>
        </w:rPr>
      </w:pPr>
      <w:proofErr w:type="gramStart"/>
      <w:r w:rsidRPr="004550C6">
        <w:rPr>
          <w:rFonts w:ascii="Times New Roman" w:hAnsi="Times New Roman" w:cs="Times New Roman"/>
          <w:color w:val="000000"/>
          <w:sz w:val="28"/>
          <w:szCs w:val="28"/>
          <w:shd w:val="clear" w:color="auto" w:fill="F8F8F8"/>
        </w:rPr>
        <w:t>Path[</w:t>
      </w:r>
      <w:proofErr w:type="gramEnd"/>
      <w:r w:rsidRPr="004550C6">
        <w:rPr>
          <w:rFonts w:ascii="Times New Roman" w:hAnsi="Times New Roman" w:cs="Times New Roman"/>
          <w:color w:val="000000"/>
          <w:sz w:val="28"/>
          <w:szCs w:val="28"/>
          <w:shd w:val="clear" w:color="auto" w:fill="F8F8F8"/>
        </w:rPr>
        <w:t>] localPaths = context.getCacheFiles();</w:t>
      </w:r>
    </w:p>
    <w:p w:rsidR="004550C6" w:rsidRDefault="004550C6" w:rsidP="004550C6">
      <w:pPr>
        <w:pStyle w:val="NoSpacing"/>
        <w:rPr>
          <w:rFonts w:ascii="Times New Roman" w:hAnsi="Times New Roman" w:cs="Times New Roman"/>
          <w:color w:val="000000"/>
          <w:sz w:val="28"/>
          <w:szCs w:val="28"/>
          <w:shd w:val="clear" w:color="auto" w:fill="F8F8F8"/>
        </w:rPr>
      </w:pPr>
      <w:r w:rsidRPr="004550C6">
        <w:rPr>
          <w:rFonts w:ascii="Times New Roman" w:hAnsi="Times New Roman" w:cs="Times New Roman"/>
          <w:color w:val="000000"/>
          <w:sz w:val="28"/>
          <w:szCs w:val="28"/>
          <w:shd w:val="clear" w:color="auto" w:fill="F8F8F8"/>
        </w:rPr>
        <w:t>...</w:t>
      </w:r>
    </w:p>
    <w:p w:rsidR="00D5462A" w:rsidRPr="004550C6" w:rsidRDefault="00D5462A" w:rsidP="004550C6">
      <w:pPr>
        <w:pStyle w:val="NoSpacing"/>
        <w:rPr>
          <w:rFonts w:ascii="Times New Roman" w:hAnsi="Times New Roman" w:cs="Times New Roman"/>
          <w:color w:val="000000"/>
          <w:sz w:val="28"/>
          <w:szCs w:val="28"/>
          <w:shd w:val="clear" w:color="auto" w:fill="F8F8F8"/>
        </w:rPr>
      </w:pPr>
    </w:p>
    <w:p w:rsidR="004550C6" w:rsidRPr="00D5462A" w:rsidRDefault="004550C6" w:rsidP="004550C6">
      <w:pPr>
        <w:pStyle w:val="NoSpacing"/>
        <w:rPr>
          <w:rFonts w:ascii="Times New Roman" w:hAnsi="Times New Roman" w:cs="Times New Roman"/>
          <w:b/>
          <w:color w:val="000000"/>
          <w:sz w:val="28"/>
          <w:szCs w:val="28"/>
          <w:shd w:val="clear" w:color="auto" w:fill="F8F8F8"/>
        </w:rPr>
      </w:pPr>
      <w:r w:rsidRPr="00D5462A">
        <w:rPr>
          <w:rFonts w:ascii="Times New Roman" w:hAnsi="Times New Roman" w:cs="Times New Roman"/>
          <w:b/>
          <w:color w:val="000000"/>
          <w:sz w:val="28"/>
          <w:szCs w:val="28"/>
          <w:shd w:val="clear" w:color="auto" w:fill="F8F8F8"/>
        </w:rPr>
        <w:t>36. When we use Custom Record Reader?</w:t>
      </w:r>
    </w:p>
    <w:p w:rsidR="004550C6" w:rsidRPr="004550C6" w:rsidRDefault="00D5462A" w:rsidP="004550C6">
      <w:pPr>
        <w:pStyle w:val="NoSpacing"/>
        <w:rPr>
          <w:rFonts w:ascii="Times New Roman" w:hAnsi="Times New Roman" w:cs="Times New Roman"/>
          <w:color w:val="000000"/>
          <w:sz w:val="28"/>
          <w:szCs w:val="28"/>
        </w:rPr>
      </w:pPr>
      <w:r>
        <w:rPr>
          <w:rFonts w:ascii="Times New Roman" w:hAnsi="Times New Roman" w:cs="Times New Roman"/>
          <w:color w:val="000000"/>
          <w:sz w:val="28"/>
          <w:szCs w:val="28"/>
        </w:rPr>
        <w:tab/>
      </w:r>
      <w:r w:rsidR="004550C6" w:rsidRPr="004550C6">
        <w:rPr>
          <w:rFonts w:ascii="Times New Roman" w:hAnsi="Times New Roman" w:cs="Times New Roman"/>
          <w:color w:val="000000"/>
          <w:sz w:val="28"/>
          <w:szCs w:val="28"/>
        </w:rPr>
        <w:t>We can define our own InputFormat implementations to format the input to MapReduce Programs. For example, the default TextInputFormat reads lines of text files. The key it emits for each record is the byte offset of the line read (as a LongWritable), and the value is the contents of the line up to the terminating '\n' character (as a Text object).</w:t>
      </w:r>
    </w:p>
    <w:p w:rsid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 If you have multi-line records</w:t>
      </w:r>
      <w:proofErr w:type="gramStart"/>
      <w:r w:rsidRPr="004550C6">
        <w:rPr>
          <w:rFonts w:ascii="Times New Roman" w:hAnsi="Times New Roman" w:cs="Times New Roman"/>
          <w:color w:val="000000"/>
          <w:sz w:val="28"/>
          <w:szCs w:val="28"/>
        </w:rPr>
        <w:t>,  want</w:t>
      </w:r>
      <w:proofErr w:type="gramEnd"/>
      <w:r w:rsidRPr="004550C6">
        <w:rPr>
          <w:rFonts w:ascii="Times New Roman" w:hAnsi="Times New Roman" w:cs="Times New Roman"/>
          <w:color w:val="000000"/>
          <w:sz w:val="28"/>
          <w:szCs w:val="28"/>
        </w:rPr>
        <w:t xml:space="preserve"> to derive the 3 lines of textfile at a time, In this type of situations we will use Customized Record Reader.</w:t>
      </w:r>
    </w:p>
    <w:p w:rsidR="00D5462A" w:rsidRPr="004550C6" w:rsidRDefault="00D5462A" w:rsidP="004550C6">
      <w:pPr>
        <w:pStyle w:val="NoSpacing"/>
        <w:rPr>
          <w:rFonts w:ascii="Times New Roman" w:hAnsi="Times New Roman" w:cs="Times New Roman"/>
          <w:color w:val="000000"/>
          <w:sz w:val="28"/>
          <w:szCs w:val="28"/>
        </w:rPr>
      </w:pPr>
    </w:p>
    <w:p w:rsidR="004550C6" w:rsidRPr="00D5462A" w:rsidRDefault="004550C6" w:rsidP="004550C6">
      <w:pPr>
        <w:pStyle w:val="NoSpacing"/>
        <w:rPr>
          <w:rFonts w:ascii="Times New Roman" w:hAnsi="Times New Roman" w:cs="Times New Roman"/>
          <w:b/>
          <w:color w:val="000000"/>
          <w:sz w:val="28"/>
          <w:szCs w:val="28"/>
        </w:rPr>
      </w:pPr>
      <w:r w:rsidRPr="00D5462A">
        <w:rPr>
          <w:rFonts w:ascii="Times New Roman" w:hAnsi="Times New Roman" w:cs="Times New Roman"/>
          <w:b/>
          <w:color w:val="000000"/>
          <w:sz w:val="28"/>
          <w:szCs w:val="28"/>
        </w:rPr>
        <w:t xml:space="preserve">37. </w:t>
      </w:r>
      <w:r w:rsidR="00D5462A">
        <w:rPr>
          <w:rFonts w:ascii="Times New Roman" w:hAnsi="Times New Roman" w:cs="Times New Roman"/>
          <w:b/>
          <w:color w:val="000000"/>
          <w:sz w:val="28"/>
          <w:szCs w:val="28"/>
        </w:rPr>
        <w:t xml:space="preserve"> </w:t>
      </w:r>
      <w:r w:rsidRPr="00D5462A">
        <w:rPr>
          <w:rFonts w:ascii="Times New Roman" w:hAnsi="Times New Roman" w:cs="Times New Roman"/>
          <w:b/>
          <w:color w:val="000000"/>
          <w:sz w:val="28"/>
          <w:szCs w:val="28"/>
        </w:rPr>
        <w:t xml:space="preserve">How to </w:t>
      </w:r>
      <w:proofErr w:type="gramStart"/>
      <w:r w:rsidRPr="00D5462A">
        <w:rPr>
          <w:rFonts w:ascii="Times New Roman" w:hAnsi="Times New Roman" w:cs="Times New Roman"/>
          <w:b/>
          <w:color w:val="000000"/>
          <w:sz w:val="28"/>
          <w:szCs w:val="28"/>
        </w:rPr>
        <w:t>create  a</w:t>
      </w:r>
      <w:proofErr w:type="gramEnd"/>
      <w:r w:rsidRPr="00D5462A">
        <w:rPr>
          <w:rFonts w:ascii="Times New Roman" w:hAnsi="Times New Roman" w:cs="Times New Roman"/>
          <w:b/>
          <w:color w:val="000000"/>
          <w:sz w:val="28"/>
          <w:szCs w:val="28"/>
        </w:rPr>
        <w:t xml:space="preserve"> custom Record Reader?</w:t>
      </w:r>
    </w:p>
    <w:p w:rsidR="004550C6" w:rsidRPr="004550C6" w:rsidRDefault="00D5462A" w:rsidP="004550C6">
      <w:pPr>
        <w:pStyle w:val="NoSpacing"/>
        <w:rPr>
          <w:rFonts w:ascii="Times New Roman" w:hAnsi="Times New Roman" w:cs="Times New Roman"/>
          <w:color w:val="000000"/>
          <w:sz w:val="28"/>
          <w:szCs w:val="28"/>
        </w:rPr>
      </w:pPr>
      <w:r>
        <w:rPr>
          <w:rFonts w:ascii="Times New Roman" w:hAnsi="Times New Roman" w:cs="Times New Roman"/>
          <w:color w:val="000000"/>
          <w:sz w:val="28"/>
          <w:szCs w:val="28"/>
        </w:rPr>
        <w:tab/>
      </w:r>
      <w:r w:rsidR="004550C6" w:rsidRPr="004550C6">
        <w:rPr>
          <w:rFonts w:ascii="Times New Roman" w:hAnsi="Times New Roman" w:cs="Times New Roman"/>
          <w:color w:val="000000"/>
          <w:sz w:val="28"/>
          <w:szCs w:val="28"/>
        </w:rPr>
        <w:t xml:space="preserve">Create a class NewInputFormat </w:t>
      </w:r>
      <w:proofErr w:type="gramStart"/>
      <w:r w:rsidR="004550C6" w:rsidRPr="004550C6">
        <w:rPr>
          <w:rFonts w:ascii="Times New Roman" w:hAnsi="Times New Roman" w:cs="Times New Roman"/>
          <w:color w:val="000000"/>
          <w:sz w:val="28"/>
          <w:szCs w:val="28"/>
        </w:rPr>
        <w:t>that  extends</w:t>
      </w:r>
      <w:proofErr w:type="gramEnd"/>
      <w:r w:rsidR="004550C6" w:rsidRPr="004550C6">
        <w:rPr>
          <w:rFonts w:ascii="Times New Roman" w:hAnsi="Times New Roman" w:cs="Times New Roman"/>
          <w:color w:val="000000"/>
          <w:sz w:val="28"/>
          <w:szCs w:val="28"/>
        </w:rPr>
        <w:t xml:space="preserve"> from TextInputFormat class .</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lastRenderedPageBreak/>
        <w:t>Create our own RecordReader class called NewRecordReader (where we will implement the logic of reading 3 lines/records at a time).</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Implement the abstract methods of RecordReader class.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Make a change in our driver code to use our new NewInputFormat class.</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Step1:</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public</w:t>
      </w:r>
      <w:proofErr w:type="gramEnd"/>
      <w:r w:rsidRPr="004550C6">
        <w:rPr>
          <w:rFonts w:ascii="Times New Roman" w:hAnsi="Times New Roman" w:cs="Times New Roman"/>
          <w:color w:val="000000"/>
          <w:sz w:val="28"/>
          <w:szCs w:val="28"/>
        </w:rPr>
        <w:t xml:space="preserve"> class NewInputFormat extends TextInputFormat</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    </w:t>
      </w:r>
      <w:r w:rsidRPr="004550C6">
        <w:rPr>
          <w:rFonts w:ascii="Times New Roman" w:hAnsi="Times New Roman" w:cs="Times New Roman"/>
          <w:color w:val="000000"/>
          <w:sz w:val="28"/>
          <w:szCs w:val="28"/>
        </w:rPr>
        <w:tab/>
      </w:r>
      <w:proofErr w:type="gramStart"/>
      <w:r w:rsidRPr="004550C6">
        <w:rPr>
          <w:rFonts w:ascii="Times New Roman" w:hAnsi="Times New Roman" w:cs="Times New Roman"/>
          <w:color w:val="000000"/>
          <w:sz w:val="28"/>
          <w:szCs w:val="28"/>
        </w:rPr>
        <w:t>public</w:t>
      </w:r>
      <w:proofErr w:type="gramEnd"/>
      <w:r w:rsidRPr="004550C6">
        <w:rPr>
          <w:rFonts w:ascii="Times New Roman" w:hAnsi="Times New Roman" w:cs="Times New Roman"/>
          <w:color w:val="000000"/>
          <w:sz w:val="28"/>
          <w:szCs w:val="28"/>
        </w:rPr>
        <w:t xml:space="preserve"> RecordReader&lt;LongWritable, Text&gt; createRecordReader( )</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 {</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       </w:t>
      </w:r>
      <w:r w:rsidRPr="004550C6">
        <w:rPr>
          <w:rFonts w:ascii="Times New Roman" w:hAnsi="Times New Roman" w:cs="Times New Roman"/>
          <w:color w:val="000000"/>
          <w:sz w:val="28"/>
          <w:szCs w:val="28"/>
        </w:rPr>
        <w:tab/>
        <w:t xml:space="preserve"> </w:t>
      </w:r>
      <w:proofErr w:type="gramStart"/>
      <w:r w:rsidRPr="004550C6">
        <w:rPr>
          <w:rFonts w:ascii="Times New Roman" w:hAnsi="Times New Roman" w:cs="Times New Roman"/>
          <w:color w:val="000000"/>
          <w:sz w:val="28"/>
          <w:szCs w:val="28"/>
        </w:rPr>
        <w:t>return</w:t>
      </w:r>
      <w:proofErr w:type="gramEnd"/>
      <w:r w:rsidRPr="004550C6">
        <w:rPr>
          <w:rFonts w:ascii="Times New Roman" w:hAnsi="Times New Roman" w:cs="Times New Roman"/>
          <w:color w:val="000000"/>
          <w:sz w:val="28"/>
          <w:szCs w:val="28"/>
        </w:rPr>
        <w:t xml:space="preserve"> new NewRecordReader();</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    </w:t>
      </w:r>
      <w:r w:rsidRPr="004550C6">
        <w:rPr>
          <w:rFonts w:ascii="Times New Roman" w:hAnsi="Times New Roman" w:cs="Times New Roman"/>
          <w:color w:val="000000"/>
          <w:sz w:val="28"/>
          <w:szCs w:val="28"/>
        </w:rPr>
        <w:tab/>
        <w:t>}</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w:t>
      </w: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Step 2:  </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Implement the below methods in NewRecordReader class.</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close</w:t>
      </w:r>
      <w:proofErr w:type="gramEnd"/>
      <w:r w:rsidRPr="004550C6">
        <w:rPr>
          <w:rFonts w:ascii="Times New Roman" w:hAnsi="Times New Roman" w:cs="Times New Roman"/>
          <w:color w:val="000000"/>
          <w:sz w:val="28"/>
          <w:szCs w:val="28"/>
        </w:rPr>
        <w:t xml:space="preserve"> ( )</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getCurrentKey</w:t>
      </w:r>
      <w:proofErr w:type="gramEnd"/>
      <w:r w:rsidRPr="004550C6">
        <w:rPr>
          <w:rFonts w:ascii="Times New Roman" w:hAnsi="Times New Roman" w:cs="Times New Roman"/>
          <w:color w:val="000000"/>
          <w:sz w:val="28"/>
          <w:szCs w:val="28"/>
        </w:rPr>
        <w:t xml:space="preserve"> ( )</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getCurrentValue</w:t>
      </w:r>
      <w:proofErr w:type="gramEnd"/>
      <w:r w:rsidRPr="004550C6">
        <w:rPr>
          <w:rFonts w:ascii="Times New Roman" w:hAnsi="Times New Roman" w:cs="Times New Roman"/>
          <w:color w:val="000000"/>
          <w:sz w:val="28"/>
          <w:szCs w:val="28"/>
        </w:rPr>
        <w:t xml:space="preserve"> ( )</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getProgress</w:t>
      </w:r>
      <w:proofErr w:type="gramEnd"/>
      <w:r w:rsidRPr="004550C6">
        <w:rPr>
          <w:rFonts w:ascii="Times New Roman" w:hAnsi="Times New Roman" w:cs="Times New Roman"/>
          <w:color w:val="000000"/>
          <w:sz w:val="28"/>
          <w:szCs w:val="28"/>
        </w:rPr>
        <w:t xml:space="preserve"> ( )</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initialize</w:t>
      </w:r>
      <w:proofErr w:type="gramEnd"/>
      <w:r w:rsidRPr="004550C6">
        <w:rPr>
          <w:rFonts w:ascii="Times New Roman" w:hAnsi="Times New Roman" w:cs="Times New Roman"/>
          <w:color w:val="000000"/>
          <w:sz w:val="28"/>
          <w:szCs w:val="28"/>
        </w:rPr>
        <w:t xml:space="preserve"> ( )</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Fonts w:ascii="Times New Roman" w:hAnsi="Times New Roman" w:cs="Times New Roman"/>
          <w:color w:val="000000"/>
          <w:sz w:val="28"/>
          <w:szCs w:val="28"/>
        </w:rPr>
        <w:t>nextKeyValue</w:t>
      </w:r>
      <w:proofErr w:type="gramEnd"/>
      <w:r w:rsidRPr="004550C6">
        <w:rPr>
          <w:rFonts w:ascii="Times New Roman" w:hAnsi="Times New Roman" w:cs="Times New Roman"/>
          <w:color w:val="000000"/>
          <w:sz w:val="28"/>
          <w:szCs w:val="28"/>
        </w:rPr>
        <w:t xml:space="preserve"> ( )</w:t>
      </w:r>
    </w:p>
    <w:p w:rsidR="004550C6" w:rsidRPr="004550C6" w:rsidRDefault="004550C6"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Step </w:t>
      </w:r>
      <w:proofErr w:type="gramStart"/>
      <w:r w:rsidRPr="004550C6">
        <w:rPr>
          <w:rFonts w:ascii="Times New Roman" w:hAnsi="Times New Roman" w:cs="Times New Roman"/>
          <w:color w:val="000000"/>
          <w:sz w:val="28"/>
          <w:szCs w:val="28"/>
        </w:rPr>
        <w:t>3 :</w:t>
      </w:r>
      <w:proofErr w:type="gramEnd"/>
      <w:r w:rsidRPr="004550C6">
        <w:rPr>
          <w:rFonts w:ascii="Times New Roman" w:hAnsi="Times New Roman" w:cs="Times New Roman"/>
          <w:color w:val="000000"/>
          <w:sz w:val="28"/>
          <w:szCs w:val="28"/>
        </w:rPr>
        <w:t xml:space="preserve"> </w:t>
      </w: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 xml:space="preserve">job.setInputFormatClass </w:t>
      </w:r>
      <w:proofErr w:type="gramStart"/>
      <w:r w:rsidRPr="004550C6">
        <w:rPr>
          <w:rFonts w:ascii="Times New Roman" w:hAnsi="Times New Roman" w:cs="Times New Roman"/>
          <w:color w:val="000000"/>
          <w:sz w:val="28"/>
          <w:szCs w:val="28"/>
        </w:rPr>
        <w:t>( NewInputFormat.class</w:t>
      </w:r>
      <w:proofErr w:type="gramEnd"/>
      <w:r w:rsidRPr="004550C6">
        <w:rPr>
          <w:rFonts w:ascii="Times New Roman" w:hAnsi="Times New Roman" w:cs="Times New Roman"/>
          <w:color w:val="000000"/>
          <w:sz w:val="28"/>
          <w:szCs w:val="28"/>
        </w:rPr>
        <w:t xml:space="preserve"> );</w:t>
      </w:r>
    </w:p>
    <w:p w:rsidR="004550C6" w:rsidRPr="004550C6" w:rsidRDefault="004550C6" w:rsidP="004550C6">
      <w:pPr>
        <w:pStyle w:val="NoSpacing"/>
        <w:rPr>
          <w:rFonts w:ascii="Times New Roman" w:hAnsi="Times New Roman" w:cs="Times New Roman"/>
          <w:color w:val="000000"/>
          <w:sz w:val="28"/>
          <w:szCs w:val="28"/>
        </w:rPr>
      </w:pPr>
    </w:p>
    <w:p w:rsidR="004550C6" w:rsidRPr="00D5462A" w:rsidRDefault="004550C6" w:rsidP="004550C6">
      <w:pPr>
        <w:pStyle w:val="NoSpacing"/>
        <w:rPr>
          <w:rFonts w:ascii="Times New Roman" w:hAnsi="Times New Roman" w:cs="Times New Roman"/>
          <w:b/>
          <w:color w:val="000000"/>
          <w:sz w:val="28"/>
          <w:szCs w:val="28"/>
        </w:rPr>
      </w:pPr>
      <w:r w:rsidRPr="00D5462A">
        <w:rPr>
          <w:rFonts w:ascii="Times New Roman" w:hAnsi="Times New Roman" w:cs="Times New Roman"/>
          <w:b/>
          <w:color w:val="000000"/>
          <w:sz w:val="28"/>
          <w:szCs w:val="28"/>
        </w:rPr>
        <w:t>38. What is Secondary Sorting in MapReduce?</w:t>
      </w:r>
    </w:p>
    <w:p w:rsidR="004550C6" w:rsidRDefault="00D5462A" w:rsidP="004550C6">
      <w:pPr>
        <w:pStyle w:val="NoSpacing"/>
        <w:rPr>
          <w:rFonts w:ascii="Times New Roman" w:hAnsi="Times New Roman" w:cs="Times New Roman"/>
          <w:bCs/>
          <w:color w:val="000000"/>
          <w:sz w:val="28"/>
          <w:szCs w:val="28"/>
        </w:rPr>
      </w:pPr>
      <w:r>
        <w:rPr>
          <w:rFonts w:ascii="Times New Roman" w:hAnsi="Times New Roman" w:cs="Times New Roman"/>
          <w:color w:val="000000"/>
          <w:sz w:val="28"/>
          <w:szCs w:val="28"/>
        </w:rPr>
        <w:tab/>
      </w:r>
      <w:r w:rsidR="004550C6" w:rsidRPr="004550C6">
        <w:rPr>
          <w:rFonts w:ascii="Times New Roman" w:hAnsi="Times New Roman" w:cs="Times New Roman"/>
          <w:color w:val="000000"/>
          <w:sz w:val="28"/>
          <w:szCs w:val="28"/>
        </w:rPr>
        <w:t xml:space="preserve">In MapReduce, the </w:t>
      </w:r>
      <w:proofErr w:type="gramStart"/>
      <w:r w:rsidR="004550C6" w:rsidRPr="004550C6">
        <w:rPr>
          <w:rFonts w:ascii="Times New Roman" w:hAnsi="Times New Roman" w:cs="Times New Roman"/>
          <w:color w:val="000000"/>
          <w:sz w:val="28"/>
          <w:szCs w:val="28"/>
        </w:rPr>
        <w:t>reduce(</w:t>
      </w:r>
      <w:proofErr w:type="gramEnd"/>
      <w:r w:rsidR="004550C6" w:rsidRPr="004550C6">
        <w:rPr>
          <w:rFonts w:ascii="Times New Roman" w:hAnsi="Times New Roman" w:cs="Times New Roman"/>
          <w:color w:val="000000"/>
          <w:sz w:val="28"/>
          <w:szCs w:val="28"/>
        </w:rPr>
        <w:t>) function is called one time for each unique map function output key.  Each call to it includes a collection of all values that accompanied</w:t>
      </w:r>
      <w:r w:rsidR="004550C6" w:rsidRPr="004550C6">
        <w:rPr>
          <w:rStyle w:val="apple-converted-space"/>
          <w:rFonts w:ascii="Times New Roman" w:hAnsi="Times New Roman" w:cs="Times New Roman"/>
          <w:color w:val="000000"/>
          <w:sz w:val="28"/>
          <w:szCs w:val="28"/>
        </w:rPr>
        <w:t> </w:t>
      </w:r>
      <w:r w:rsidR="004550C6" w:rsidRPr="004550C6">
        <w:rPr>
          <w:rFonts w:ascii="Times New Roman" w:hAnsi="Times New Roman" w:cs="Times New Roman"/>
          <w:color w:val="000000"/>
          <w:sz w:val="28"/>
          <w:szCs w:val="28"/>
        </w:rPr>
        <w:t>that</w:t>
      </w:r>
      <w:r w:rsidR="004550C6" w:rsidRPr="004550C6">
        <w:rPr>
          <w:rStyle w:val="apple-converted-space"/>
          <w:rFonts w:ascii="Times New Roman" w:hAnsi="Times New Roman" w:cs="Times New Roman"/>
          <w:color w:val="000000"/>
          <w:sz w:val="28"/>
          <w:szCs w:val="28"/>
        </w:rPr>
        <w:t> </w:t>
      </w:r>
      <w:r w:rsidR="004550C6" w:rsidRPr="004550C6">
        <w:rPr>
          <w:rFonts w:ascii="Times New Roman" w:hAnsi="Times New Roman" w:cs="Times New Roman"/>
          <w:color w:val="000000"/>
          <w:sz w:val="28"/>
          <w:szCs w:val="28"/>
        </w:rPr>
        <w:t>key in map outputs.  The framework sorts the data in between the map and reduce phase, meaning that a comparator is used to determine the order that keys and their corresponding lists of values are fed into the reduce function.</w:t>
      </w:r>
      <w:r w:rsidR="004550C6" w:rsidRPr="004550C6">
        <w:rPr>
          <w:rFonts w:ascii="Times New Roman" w:hAnsi="Times New Roman" w:cs="Times New Roman"/>
          <w:color w:val="000000"/>
          <w:sz w:val="28"/>
          <w:szCs w:val="28"/>
        </w:rPr>
        <w:br/>
        <w:t xml:space="preserve">                 The order of the values within</w:t>
      </w:r>
      <w:r w:rsidR="004550C6" w:rsidRPr="004550C6">
        <w:rPr>
          <w:rStyle w:val="apple-converted-space"/>
          <w:rFonts w:ascii="Times New Roman" w:hAnsi="Times New Roman" w:cs="Times New Roman"/>
          <w:color w:val="000000"/>
          <w:sz w:val="28"/>
          <w:szCs w:val="28"/>
        </w:rPr>
        <w:t> </w:t>
      </w:r>
      <w:r w:rsidR="004550C6" w:rsidRPr="004550C6">
        <w:rPr>
          <w:rFonts w:ascii="Times New Roman" w:hAnsi="Times New Roman" w:cs="Times New Roman"/>
          <w:color w:val="000000"/>
          <w:sz w:val="28"/>
          <w:szCs w:val="28"/>
        </w:rPr>
        <w:t xml:space="preserve">a </w:t>
      </w:r>
      <w:proofErr w:type="gramStart"/>
      <w:r w:rsidR="004550C6" w:rsidRPr="004550C6">
        <w:rPr>
          <w:rFonts w:ascii="Times New Roman" w:hAnsi="Times New Roman" w:cs="Times New Roman"/>
          <w:color w:val="000000"/>
          <w:sz w:val="28"/>
          <w:szCs w:val="28"/>
        </w:rPr>
        <w:t>reduce(</w:t>
      </w:r>
      <w:proofErr w:type="gramEnd"/>
      <w:r w:rsidR="004550C6" w:rsidRPr="004550C6">
        <w:rPr>
          <w:rFonts w:ascii="Times New Roman" w:hAnsi="Times New Roman" w:cs="Times New Roman"/>
          <w:color w:val="000000"/>
          <w:sz w:val="28"/>
          <w:szCs w:val="28"/>
        </w:rPr>
        <w:t>) function call, however, is typically unspecified and can vary between runs.</w:t>
      </w:r>
      <w:r w:rsidR="004550C6" w:rsidRPr="004550C6">
        <w:rPr>
          <w:rFonts w:ascii="Times New Roman" w:hAnsi="Times New Roman" w:cs="Times New Roman"/>
          <w:color w:val="000000"/>
          <w:sz w:val="28"/>
          <w:szCs w:val="28"/>
        </w:rPr>
        <w:br/>
      </w:r>
      <w:r w:rsidR="004550C6" w:rsidRPr="004550C6">
        <w:rPr>
          <w:rFonts w:ascii="Times New Roman" w:hAnsi="Times New Roman" w:cs="Times New Roman"/>
          <w:bCs/>
          <w:color w:val="000000"/>
          <w:sz w:val="28"/>
          <w:szCs w:val="28"/>
        </w:rPr>
        <w:t xml:space="preserve">                  Secondary sort is a technique that allows the MapReduce programmer to control the order that the values show up within a reduce function call.</w:t>
      </w:r>
    </w:p>
    <w:p w:rsidR="00D5462A" w:rsidRDefault="00D5462A" w:rsidP="004550C6">
      <w:pPr>
        <w:pStyle w:val="NoSpacing"/>
        <w:rPr>
          <w:rFonts w:ascii="Times New Roman" w:hAnsi="Times New Roman" w:cs="Times New Roman"/>
          <w:bCs/>
          <w:color w:val="000000"/>
          <w:sz w:val="28"/>
          <w:szCs w:val="28"/>
        </w:rPr>
      </w:pPr>
    </w:p>
    <w:p w:rsidR="00D5462A" w:rsidRDefault="00D5462A" w:rsidP="004550C6">
      <w:pPr>
        <w:pStyle w:val="NoSpacing"/>
        <w:rPr>
          <w:rFonts w:ascii="Times New Roman" w:hAnsi="Times New Roman" w:cs="Times New Roman"/>
          <w:bCs/>
          <w:color w:val="000000"/>
          <w:sz w:val="28"/>
          <w:szCs w:val="28"/>
        </w:rPr>
      </w:pPr>
    </w:p>
    <w:p w:rsidR="00D5462A" w:rsidRDefault="00D5462A" w:rsidP="004550C6">
      <w:pPr>
        <w:pStyle w:val="NoSpacing"/>
        <w:rPr>
          <w:rFonts w:ascii="Times New Roman" w:hAnsi="Times New Roman" w:cs="Times New Roman"/>
          <w:bCs/>
          <w:color w:val="000000"/>
          <w:sz w:val="28"/>
          <w:szCs w:val="28"/>
        </w:rPr>
      </w:pPr>
    </w:p>
    <w:p w:rsidR="00D5462A" w:rsidRPr="004550C6" w:rsidRDefault="00D5462A" w:rsidP="004550C6">
      <w:pPr>
        <w:pStyle w:val="NoSpacing"/>
        <w:rPr>
          <w:rFonts w:ascii="Times New Roman" w:hAnsi="Times New Roman" w:cs="Times New Roman"/>
          <w:bCs/>
          <w:color w:val="000000"/>
          <w:sz w:val="28"/>
          <w:szCs w:val="28"/>
        </w:rPr>
      </w:pPr>
    </w:p>
    <w:p w:rsidR="004550C6" w:rsidRPr="00D5462A" w:rsidRDefault="004550C6" w:rsidP="004550C6">
      <w:pPr>
        <w:pStyle w:val="NoSpacing"/>
        <w:rPr>
          <w:rFonts w:ascii="Times New Roman" w:eastAsia="Times New Roman" w:hAnsi="Times New Roman" w:cs="Times New Roman"/>
          <w:b/>
          <w:bCs/>
          <w:color w:val="000000"/>
          <w:sz w:val="28"/>
          <w:szCs w:val="28"/>
        </w:rPr>
      </w:pPr>
      <w:r w:rsidRPr="00D5462A">
        <w:rPr>
          <w:rFonts w:ascii="Times New Roman" w:hAnsi="Times New Roman" w:cs="Times New Roman"/>
          <w:b/>
          <w:bCs/>
          <w:color w:val="000000"/>
          <w:sz w:val="28"/>
          <w:szCs w:val="28"/>
        </w:rPr>
        <w:lastRenderedPageBreak/>
        <w:t>39.</w:t>
      </w:r>
      <w:r w:rsidRPr="00D5462A">
        <w:rPr>
          <w:rFonts w:ascii="Times New Roman" w:eastAsia="Times New Roman" w:hAnsi="Times New Roman" w:cs="Times New Roman"/>
          <w:b/>
          <w:bCs/>
          <w:color w:val="000000"/>
          <w:sz w:val="28"/>
          <w:szCs w:val="28"/>
        </w:rPr>
        <w:t xml:space="preserve"> What is a Writable in Hadoop?</w:t>
      </w:r>
    </w:p>
    <w:p w:rsidR="004550C6" w:rsidRPr="004550C6" w:rsidRDefault="00D5462A" w:rsidP="004550C6">
      <w:pPr>
        <w:pStyle w:val="NoSpacing"/>
        <w:rPr>
          <w:rFonts w:ascii="Times New Roman" w:hAnsi="Times New Roman" w:cs="Times New Roman"/>
          <w:color w:val="333333"/>
          <w:sz w:val="28"/>
          <w:szCs w:val="28"/>
          <w:shd w:val="clear" w:color="auto" w:fill="FFFFFF"/>
        </w:rPr>
      </w:pPr>
      <w:r>
        <w:rPr>
          <w:rFonts w:ascii="Times New Roman" w:hAnsi="Times New Roman" w:cs="Times New Roman"/>
          <w:color w:val="000000"/>
          <w:sz w:val="28"/>
          <w:szCs w:val="28"/>
        </w:rPr>
        <w:tab/>
      </w:r>
      <w:proofErr w:type="gramStart"/>
      <w:r w:rsidR="004550C6" w:rsidRPr="004550C6">
        <w:rPr>
          <w:rFonts w:ascii="Times New Roman" w:hAnsi="Times New Roman" w:cs="Times New Roman"/>
          <w:color w:val="000000"/>
          <w:sz w:val="28"/>
          <w:szCs w:val="28"/>
        </w:rPr>
        <w:t>org.apache.hadoop.io.Writable</w:t>
      </w:r>
      <w:proofErr w:type="gramEnd"/>
      <w:r w:rsidR="004550C6" w:rsidRPr="004550C6">
        <w:rPr>
          <w:rFonts w:ascii="Times New Roman" w:hAnsi="Times New Roman" w:cs="Times New Roman"/>
          <w:color w:val="000000"/>
          <w:sz w:val="28"/>
          <w:szCs w:val="28"/>
        </w:rPr>
        <w:t xml:space="preserve"> is a Java interface. Any key or value type in the Hadoop Map-Reduce framework implements this interface.</w:t>
      </w:r>
      <w:r w:rsidR="004550C6" w:rsidRPr="004550C6">
        <w:rPr>
          <w:rFonts w:ascii="Times New Roman" w:hAnsi="Times New Roman" w:cs="Times New Roman"/>
          <w:color w:val="000000"/>
          <w:sz w:val="28"/>
          <w:szCs w:val="28"/>
          <w:shd w:val="clear" w:color="auto" w:fill="FFFFFF"/>
        </w:rPr>
        <w:t xml:space="preserve"> Hadoop provides these writable wrappers for almost all Java primitive types and some other types</w:t>
      </w:r>
      <w:r w:rsidR="004550C6" w:rsidRPr="004550C6">
        <w:rPr>
          <w:rFonts w:ascii="Times New Roman" w:hAnsi="Times New Roman" w:cs="Times New Roman"/>
          <w:color w:val="333333"/>
          <w:sz w:val="28"/>
          <w:szCs w:val="28"/>
          <w:shd w:val="clear" w:color="auto" w:fill="FFFFFF"/>
        </w:rPr>
        <w:t>.</w:t>
      </w:r>
    </w:p>
    <w:p w:rsidR="004550C6" w:rsidRPr="004550C6" w:rsidRDefault="004550C6" w:rsidP="004550C6">
      <w:pPr>
        <w:pStyle w:val="NoSpacing"/>
        <w:rPr>
          <w:rFonts w:ascii="Times New Roman" w:hAnsi="Times New Roman" w:cs="Times New Roman"/>
          <w:color w:val="000000"/>
          <w:sz w:val="28"/>
          <w:szCs w:val="28"/>
        </w:rPr>
      </w:pPr>
    </w:p>
    <w:p w:rsidR="004550C6" w:rsidRPr="00D5462A" w:rsidRDefault="004550C6" w:rsidP="004550C6">
      <w:pPr>
        <w:pStyle w:val="NoSpacing"/>
        <w:rPr>
          <w:rFonts w:ascii="Times New Roman" w:hAnsi="Times New Roman" w:cs="Times New Roman"/>
          <w:color w:val="333333"/>
          <w:sz w:val="28"/>
          <w:szCs w:val="28"/>
          <w:lang w:val="en-IN"/>
        </w:rPr>
      </w:pPr>
      <w:r w:rsidRPr="000831E9">
        <w:rPr>
          <w:rFonts w:ascii="Times New Roman" w:hAnsi="Times New Roman" w:cs="Times New Roman"/>
          <w:b/>
          <w:color w:val="000000"/>
          <w:sz w:val="28"/>
          <w:szCs w:val="28"/>
        </w:rPr>
        <w:t>40.</w:t>
      </w:r>
      <w:r w:rsidRPr="00D5462A">
        <w:rPr>
          <w:rFonts w:ascii="Times New Roman" w:hAnsi="Times New Roman" w:cs="Times New Roman"/>
          <w:color w:val="000000"/>
          <w:sz w:val="28"/>
          <w:szCs w:val="28"/>
        </w:rPr>
        <w:t xml:space="preserve"> </w:t>
      </w:r>
      <w:r w:rsidRPr="00D5462A">
        <w:rPr>
          <w:rStyle w:val="Strong"/>
          <w:rFonts w:ascii="Times New Roman" w:hAnsi="Times New Roman" w:cs="Times New Roman"/>
          <w:bCs w:val="0"/>
          <w:color w:val="333333"/>
          <w:sz w:val="28"/>
          <w:szCs w:val="28"/>
        </w:rPr>
        <w:t>Why does Hadoop use Writable(s)</w:t>
      </w:r>
      <w:r w:rsidRPr="00D5462A">
        <w:rPr>
          <w:rStyle w:val="Strong"/>
          <w:rFonts w:ascii="Times New Roman" w:hAnsi="Times New Roman" w:cs="Times New Roman"/>
          <w:bCs w:val="0"/>
          <w:color w:val="333333"/>
          <w:sz w:val="28"/>
          <w:szCs w:val="28"/>
          <w:lang w:val="en-IN"/>
        </w:rPr>
        <w:t>?</w:t>
      </w:r>
    </w:p>
    <w:p w:rsidR="004550C6" w:rsidRPr="004550C6" w:rsidRDefault="000831E9" w:rsidP="004550C6">
      <w:pPr>
        <w:pStyle w:val="NoSpacing"/>
        <w:rPr>
          <w:rStyle w:val="apple-converted-space"/>
          <w:rFonts w:ascii="Times New Roman" w:hAnsi="Times New Roman" w:cs="Times New Roman"/>
          <w:color w:val="000000"/>
          <w:sz w:val="28"/>
          <w:szCs w:val="28"/>
        </w:rPr>
      </w:pPr>
      <w:r>
        <w:rPr>
          <w:rFonts w:ascii="Times New Roman" w:hAnsi="Times New Roman" w:cs="Times New Roman"/>
          <w:color w:val="000000"/>
          <w:sz w:val="28"/>
          <w:szCs w:val="28"/>
        </w:rPr>
        <w:tab/>
      </w:r>
      <w:r w:rsidR="004550C6" w:rsidRPr="004550C6">
        <w:rPr>
          <w:rFonts w:ascii="Times New Roman" w:hAnsi="Times New Roman" w:cs="Times New Roman"/>
          <w:color w:val="000000"/>
          <w:sz w:val="28"/>
          <w:szCs w:val="28"/>
        </w:rPr>
        <w:t xml:space="preserve">As we know, data needs to be transmitted between different nodes in a distributed computing environment. This requires serialization and deserialization of data to convert the data that is in structured format to byte stream and vice-versa. Hadoop therefore uses simple and efficient serialization protocol to serialize data between </w:t>
      </w:r>
      <w:proofErr w:type="gramStart"/>
      <w:r w:rsidR="004550C6" w:rsidRPr="004550C6">
        <w:rPr>
          <w:rFonts w:ascii="Times New Roman" w:hAnsi="Times New Roman" w:cs="Times New Roman"/>
          <w:color w:val="000000"/>
          <w:sz w:val="28"/>
          <w:szCs w:val="28"/>
        </w:rPr>
        <w:t>map</w:t>
      </w:r>
      <w:proofErr w:type="gramEnd"/>
      <w:r w:rsidR="004550C6" w:rsidRPr="004550C6">
        <w:rPr>
          <w:rFonts w:ascii="Times New Roman" w:hAnsi="Times New Roman" w:cs="Times New Roman"/>
          <w:color w:val="000000"/>
          <w:sz w:val="28"/>
          <w:szCs w:val="28"/>
        </w:rPr>
        <w:t xml:space="preserve"> and reduce phase and these are called Writable(s). Some of the examples of writables as already mentioned before are IntWritable, LongWritable, BooleanWritable and FloatWritable. The entire list is in org.apache.hadoop.io package of the Hadoop Source</w:t>
      </w:r>
      <w:r w:rsidR="004550C6" w:rsidRPr="004550C6">
        <w:rPr>
          <w:rStyle w:val="apple-converted-space"/>
          <w:rFonts w:ascii="Times New Roman" w:hAnsi="Times New Roman" w:cs="Times New Roman"/>
          <w:color w:val="000000"/>
          <w:sz w:val="28"/>
          <w:szCs w:val="28"/>
        </w:rPr>
        <w:t>.</w:t>
      </w:r>
    </w:p>
    <w:p w:rsidR="000831E9" w:rsidRDefault="000831E9" w:rsidP="004550C6">
      <w:pPr>
        <w:pStyle w:val="NoSpacing"/>
        <w:rPr>
          <w:rStyle w:val="Strong"/>
          <w:rFonts w:ascii="Times New Roman" w:hAnsi="Times New Roman" w:cs="Times New Roman"/>
          <w:b w:val="0"/>
          <w:bCs w:val="0"/>
          <w:color w:val="000000"/>
          <w:sz w:val="28"/>
          <w:szCs w:val="28"/>
          <w:lang w:val="en-IN"/>
        </w:rPr>
      </w:pPr>
    </w:p>
    <w:p w:rsidR="004550C6" w:rsidRPr="000831E9" w:rsidRDefault="004550C6" w:rsidP="004550C6">
      <w:pPr>
        <w:pStyle w:val="NoSpacing"/>
        <w:rPr>
          <w:rFonts w:ascii="Times New Roman" w:hAnsi="Times New Roman" w:cs="Times New Roman"/>
          <w:bCs/>
          <w:color w:val="000000"/>
          <w:sz w:val="28"/>
          <w:szCs w:val="28"/>
          <w:lang w:val="en-IN"/>
        </w:rPr>
      </w:pPr>
      <w:r w:rsidRPr="000831E9">
        <w:rPr>
          <w:rStyle w:val="Strong"/>
          <w:rFonts w:ascii="Times New Roman" w:hAnsi="Times New Roman" w:cs="Times New Roman"/>
          <w:bCs w:val="0"/>
          <w:color w:val="000000"/>
          <w:sz w:val="28"/>
          <w:szCs w:val="28"/>
          <w:lang w:val="en-IN"/>
        </w:rPr>
        <w:t xml:space="preserve">41. Explain </w:t>
      </w:r>
      <w:r w:rsidRPr="000831E9">
        <w:rPr>
          <w:rStyle w:val="Strong"/>
          <w:rFonts w:ascii="Times New Roman" w:hAnsi="Times New Roman" w:cs="Times New Roman"/>
          <w:bCs w:val="0"/>
          <w:color w:val="000000"/>
          <w:sz w:val="28"/>
          <w:szCs w:val="28"/>
        </w:rPr>
        <w:t>Custom Writable</w:t>
      </w:r>
      <w:r w:rsidRPr="000831E9">
        <w:rPr>
          <w:rStyle w:val="Strong"/>
          <w:rFonts w:ascii="Times New Roman" w:hAnsi="Times New Roman" w:cs="Times New Roman"/>
          <w:bCs w:val="0"/>
          <w:color w:val="000000"/>
          <w:sz w:val="28"/>
          <w:szCs w:val="28"/>
          <w:lang w:val="en-IN"/>
        </w:rPr>
        <w:t>?</w:t>
      </w:r>
    </w:p>
    <w:p w:rsidR="004550C6" w:rsidRPr="004550C6" w:rsidRDefault="000831E9" w:rsidP="004550C6">
      <w:pPr>
        <w:pStyle w:val="NoSpacing"/>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4550C6" w:rsidRPr="004550C6">
        <w:rPr>
          <w:rFonts w:ascii="Times New Roman" w:hAnsi="Times New Roman" w:cs="Times New Roman"/>
          <w:color w:val="000000"/>
          <w:sz w:val="28"/>
          <w:szCs w:val="28"/>
          <w:shd w:val="clear" w:color="auto" w:fill="FFFFFF"/>
        </w:rPr>
        <w:t xml:space="preserve">Although Hadoop provides many primitive Writable that can be used in simple applications like wordcount, but clearly these cannot serve our purpose all the time. </w:t>
      </w:r>
      <w:proofErr w:type="gramStart"/>
      <w:r w:rsidR="004550C6" w:rsidRPr="004550C6">
        <w:rPr>
          <w:rFonts w:ascii="Times New Roman" w:hAnsi="Times New Roman" w:cs="Times New Roman"/>
          <w:color w:val="000000"/>
          <w:sz w:val="28"/>
          <w:szCs w:val="28"/>
          <w:shd w:val="clear" w:color="auto" w:fill="FFFFFF"/>
        </w:rPr>
        <w:t>we</w:t>
      </w:r>
      <w:proofErr w:type="gramEnd"/>
      <w:r w:rsidR="004550C6" w:rsidRPr="004550C6">
        <w:rPr>
          <w:rFonts w:ascii="Times New Roman" w:hAnsi="Times New Roman" w:cs="Times New Roman"/>
          <w:color w:val="000000"/>
          <w:sz w:val="28"/>
          <w:szCs w:val="28"/>
          <w:shd w:val="clear" w:color="auto" w:fill="FFFFFF"/>
        </w:rPr>
        <w:t xml:space="preserve"> need to write custom data types that can be used in Hadoop.</w:t>
      </w:r>
    </w:p>
    <w:p w:rsidR="004550C6" w:rsidRPr="004550C6" w:rsidRDefault="004550C6" w:rsidP="004550C6">
      <w:pPr>
        <w:pStyle w:val="NoSpacing"/>
        <w:rPr>
          <w:rFonts w:ascii="Times New Roman" w:eastAsia="Times New Roman" w:hAnsi="Times New Roman" w:cs="Times New Roman"/>
          <w:color w:val="000000"/>
          <w:sz w:val="28"/>
          <w:szCs w:val="28"/>
        </w:rPr>
      </w:pPr>
      <w:r w:rsidRPr="004550C6">
        <w:rPr>
          <w:rFonts w:ascii="Times New Roman" w:eastAsia="Times New Roman" w:hAnsi="Times New Roman" w:cs="Times New Roman"/>
          <w:color w:val="000000"/>
          <w:sz w:val="28"/>
          <w:szCs w:val="28"/>
        </w:rPr>
        <w:t>So any user defined class that implements the Writable interface is a custom writable. The structure of writable interface is.</w:t>
      </w:r>
    </w:p>
    <w:tbl>
      <w:tblPr>
        <w:tblW w:w="9000" w:type="dxa"/>
        <w:tblCellMar>
          <w:left w:w="0" w:type="dxa"/>
          <w:right w:w="0" w:type="dxa"/>
        </w:tblCellMar>
        <w:tblLook w:val="04A0"/>
      </w:tblPr>
      <w:tblGrid>
        <w:gridCol w:w="450"/>
        <w:gridCol w:w="8550"/>
      </w:tblGrid>
      <w:tr w:rsidR="004550C6" w:rsidRPr="004550C6" w:rsidTr="002962A0">
        <w:tc>
          <w:tcPr>
            <w:tcW w:w="0" w:type="auto"/>
            <w:vAlign w:val="center"/>
            <w:hideMark/>
          </w:tcPr>
          <w:p w:rsidR="004550C6" w:rsidRPr="004550C6" w:rsidRDefault="004550C6" w:rsidP="004550C6">
            <w:pPr>
              <w:pStyle w:val="NoSpacing"/>
              <w:rPr>
                <w:rFonts w:ascii="Times New Roman" w:eastAsia="Times New Roman" w:hAnsi="Times New Roman" w:cs="Times New Roman"/>
                <w:sz w:val="28"/>
                <w:szCs w:val="28"/>
              </w:rPr>
            </w:pPr>
          </w:p>
          <w:p w:rsidR="004550C6" w:rsidRPr="004550C6" w:rsidRDefault="004550C6" w:rsidP="004550C6">
            <w:pPr>
              <w:pStyle w:val="NoSpacing"/>
              <w:rPr>
                <w:rFonts w:ascii="Times New Roman" w:eastAsia="Times New Roman" w:hAnsi="Times New Roman" w:cs="Times New Roman"/>
                <w:sz w:val="28"/>
                <w:szCs w:val="28"/>
              </w:rPr>
            </w:pPr>
          </w:p>
          <w:p w:rsidR="004550C6" w:rsidRPr="004550C6" w:rsidRDefault="004550C6" w:rsidP="004550C6">
            <w:pPr>
              <w:pStyle w:val="NoSpacing"/>
              <w:rPr>
                <w:rFonts w:ascii="Times New Roman" w:eastAsia="Times New Roman" w:hAnsi="Times New Roman" w:cs="Times New Roman"/>
                <w:sz w:val="28"/>
                <w:szCs w:val="28"/>
              </w:rPr>
            </w:pPr>
          </w:p>
          <w:p w:rsidR="004550C6" w:rsidRPr="004550C6" w:rsidRDefault="004550C6" w:rsidP="004550C6">
            <w:pPr>
              <w:pStyle w:val="NoSpacing"/>
              <w:rPr>
                <w:rFonts w:ascii="Times New Roman" w:eastAsia="Times New Roman" w:hAnsi="Times New Roman" w:cs="Times New Roman"/>
                <w:sz w:val="28"/>
                <w:szCs w:val="28"/>
              </w:rPr>
            </w:pPr>
          </w:p>
          <w:p w:rsidR="004550C6" w:rsidRPr="004550C6" w:rsidRDefault="004550C6" w:rsidP="004550C6">
            <w:pPr>
              <w:pStyle w:val="NoSpacing"/>
              <w:rPr>
                <w:rFonts w:ascii="Times New Roman" w:eastAsia="Times New Roman" w:hAnsi="Times New Roman" w:cs="Times New Roman"/>
                <w:sz w:val="28"/>
                <w:szCs w:val="28"/>
              </w:rPr>
            </w:pPr>
          </w:p>
        </w:tc>
        <w:tc>
          <w:tcPr>
            <w:tcW w:w="8550" w:type="dxa"/>
            <w:vAlign w:val="center"/>
            <w:hideMark/>
          </w:tcPr>
          <w:p w:rsidR="004550C6" w:rsidRPr="004550C6" w:rsidRDefault="004550C6" w:rsidP="004550C6">
            <w:pPr>
              <w:pStyle w:val="NoSpacing"/>
              <w:rPr>
                <w:rFonts w:ascii="Times New Roman" w:eastAsia="Times New Roman" w:hAnsi="Times New Roman" w:cs="Times New Roman"/>
                <w:sz w:val="28"/>
                <w:szCs w:val="28"/>
              </w:rPr>
            </w:pPr>
            <w:r w:rsidRPr="004550C6">
              <w:rPr>
                <w:rFonts w:ascii="Times New Roman" w:eastAsia="Times New Roman" w:hAnsi="Times New Roman" w:cs="Times New Roman"/>
                <w:sz w:val="28"/>
                <w:szCs w:val="28"/>
              </w:rPr>
              <w:t>public interface Writable</w:t>
            </w:r>
          </w:p>
          <w:p w:rsidR="004550C6" w:rsidRPr="004550C6" w:rsidRDefault="004550C6" w:rsidP="004550C6">
            <w:pPr>
              <w:pStyle w:val="NoSpacing"/>
              <w:rPr>
                <w:rFonts w:ascii="Times New Roman" w:eastAsia="Times New Roman" w:hAnsi="Times New Roman" w:cs="Times New Roman"/>
                <w:sz w:val="28"/>
                <w:szCs w:val="28"/>
              </w:rPr>
            </w:pPr>
            <w:r w:rsidRPr="004550C6">
              <w:rPr>
                <w:rFonts w:ascii="Times New Roman" w:eastAsia="Times New Roman" w:hAnsi="Times New Roman" w:cs="Times New Roman"/>
                <w:sz w:val="28"/>
                <w:szCs w:val="28"/>
              </w:rPr>
              <w:t>{</w:t>
            </w:r>
          </w:p>
          <w:p w:rsidR="004550C6" w:rsidRPr="004550C6" w:rsidRDefault="004550C6" w:rsidP="004550C6">
            <w:pPr>
              <w:pStyle w:val="NoSpacing"/>
              <w:rPr>
                <w:rFonts w:ascii="Times New Roman" w:eastAsia="Times New Roman" w:hAnsi="Times New Roman" w:cs="Times New Roman"/>
                <w:sz w:val="28"/>
                <w:szCs w:val="28"/>
              </w:rPr>
            </w:pPr>
            <w:r w:rsidRPr="004550C6">
              <w:rPr>
                <w:rFonts w:ascii="Times New Roman" w:eastAsia="Times New Roman" w:hAnsi="Times New Roman" w:cs="Times New Roman"/>
                <w:sz w:val="28"/>
                <w:szCs w:val="28"/>
              </w:rPr>
              <w:t>    void readFields(DataInput in);</w:t>
            </w:r>
          </w:p>
          <w:p w:rsidR="004550C6" w:rsidRPr="004550C6" w:rsidRDefault="004550C6" w:rsidP="004550C6">
            <w:pPr>
              <w:pStyle w:val="NoSpacing"/>
              <w:rPr>
                <w:rFonts w:ascii="Times New Roman" w:eastAsia="Times New Roman" w:hAnsi="Times New Roman" w:cs="Times New Roman"/>
                <w:sz w:val="28"/>
                <w:szCs w:val="28"/>
              </w:rPr>
            </w:pPr>
            <w:r w:rsidRPr="004550C6">
              <w:rPr>
                <w:rFonts w:ascii="Times New Roman" w:eastAsia="Times New Roman" w:hAnsi="Times New Roman" w:cs="Times New Roman"/>
                <w:sz w:val="28"/>
                <w:szCs w:val="28"/>
              </w:rPr>
              <w:t>    void write(DataOutput out);</w:t>
            </w:r>
          </w:p>
          <w:p w:rsidR="004550C6" w:rsidRPr="004550C6" w:rsidRDefault="004550C6" w:rsidP="004550C6">
            <w:pPr>
              <w:pStyle w:val="NoSpacing"/>
              <w:rPr>
                <w:rFonts w:ascii="Times New Roman" w:eastAsia="Times New Roman" w:hAnsi="Times New Roman" w:cs="Times New Roman"/>
                <w:sz w:val="28"/>
                <w:szCs w:val="28"/>
              </w:rPr>
            </w:pPr>
            <w:r w:rsidRPr="004550C6">
              <w:rPr>
                <w:rFonts w:ascii="Times New Roman" w:eastAsia="Times New Roman" w:hAnsi="Times New Roman" w:cs="Times New Roman"/>
                <w:sz w:val="28"/>
                <w:szCs w:val="28"/>
              </w:rPr>
              <w:t>}</w:t>
            </w:r>
          </w:p>
        </w:tc>
      </w:tr>
    </w:tbl>
    <w:p w:rsidR="00A360BD" w:rsidRDefault="00A360BD" w:rsidP="004550C6">
      <w:pPr>
        <w:pStyle w:val="NoSpacing"/>
        <w:rPr>
          <w:rFonts w:ascii="Times New Roman" w:hAnsi="Times New Roman" w:cs="Times New Roman"/>
          <w:color w:val="000000"/>
          <w:sz w:val="28"/>
          <w:szCs w:val="28"/>
        </w:rPr>
      </w:pPr>
    </w:p>
    <w:p w:rsidR="004550C6" w:rsidRPr="004550C6" w:rsidRDefault="004550C6" w:rsidP="004550C6">
      <w:pPr>
        <w:pStyle w:val="NoSpacing"/>
        <w:rPr>
          <w:rFonts w:ascii="Times New Roman" w:hAnsi="Times New Roman" w:cs="Times New Roman"/>
          <w:color w:val="000000"/>
          <w:sz w:val="28"/>
          <w:szCs w:val="28"/>
        </w:rPr>
      </w:pPr>
      <w:r w:rsidRPr="004550C6">
        <w:rPr>
          <w:rFonts w:ascii="Times New Roman" w:hAnsi="Times New Roman" w:cs="Times New Roman"/>
          <w:color w:val="000000"/>
          <w:sz w:val="28"/>
          <w:szCs w:val="28"/>
        </w:rPr>
        <w:t>So the class implementing this interface must provide the implementation of these two methods,</w:t>
      </w:r>
    </w:p>
    <w:p w:rsidR="004550C6" w:rsidRPr="004550C6" w:rsidRDefault="004550C6" w:rsidP="004550C6">
      <w:pPr>
        <w:pStyle w:val="NoSpacing"/>
        <w:rPr>
          <w:rFonts w:ascii="Times New Roman" w:hAnsi="Times New Roman" w:cs="Times New Roman"/>
          <w:color w:val="000000"/>
          <w:sz w:val="28"/>
          <w:szCs w:val="28"/>
        </w:rPr>
      </w:pPr>
      <w:proofErr w:type="gramStart"/>
      <w:r w:rsidRPr="004550C6">
        <w:rPr>
          <w:rStyle w:val="Emphasis"/>
          <w:rFonts w:ascii="Times New Roman" w:hAnsi="Times New Roman" w:cs="Times New Roman"/>
          <w:i w:val="0"/>
          <w:color w:val="000000"/>
          <w:sz w:val="28"/>
          <w:szCs w:val="28"/>
          <w:bdr w:val="none" w:sz="0" w:space="0" w:color="auto" w:frame="1"/>
        </w:rPr>
        <w:t>write(</w:t>
      </w:r>
      <w:proofErr w:type="gramEnd"/>
      <w:r w:rsidRPr="004550C6">
        <w:rPr>
          <w:rStyle w:val="Emphasis"/>
          <w:rFonts w:ascii="Times New Roman" w:hAnsi="Times New Roman" w:cs="Times New Roman"/>
          <w:i w:val="0"/>
          <w:color w:val="000000"/>
          <w:sz w:val="28"/>
          <w:szCs w:val="28"/>
          <w:bdr w:val="none" w:sz="0" w:space="0" w:color="auto" w:frame="1"/>
        </w:rPr>
        <w:t>DataOutput out)</w:t>
      </w:r>
      <w:r w:rsidRPr="004550C6">
        <w:rPr>
          <w:rStyle w:val="apple-converted-space"/>
          <w:rFonts w:ascii="Times New Roman" w:hAnsi="Times New Roman" w:cs="Times New Roman"/>
          <w:color w:val="000000"/>
          <w:sz w:val="28"/>
          <w:szCs w:val="28"/>
        </w:rPr>
        <w:t> </w:t>
      </w:r>
      <w:r w:rsidRPr="004550C6">
        <w:rPr>
          <w:rFonts w:ascii="Times New Roman" w:hAnsi="Times New Roman" w:cs="Times New Roman"/>
          <w:color w:val="000000"/>
          <w:sz w:val="28"/>
          <w:szCs w:val="28"/>
        </w:rPr>
        <w:t>– It is used to serialize the fields of the object to ‘out’.</w:t>
      </w:r>
      <w:r w:rsidRPr="004550C6">
        <w:rPr>
          <w:rFonts w:ascii="Times New Roman" w:hAnsi="Times New Roman" w:cs="Times New Roman"/>
          <w:color w:val="000000"/>
          <w:sz w:val="28"/>
          <w:szCs w:val="28"/>
        </w:rPr>
        <w:br/>
      </w:r>
      <w:proofErr w:type="gramStart"/>
      <w:r w:rsidRPr="004550C6">
        <w:rPr>
          <w:rStyle w:val="Emphasis"/>
          <w:rFonts w:ascii="Times New Roman" w:hAnsi="Times New Roman" w:cs="Times New Roman"/>
          <w:i w:val="0"/>
          <w:color w:val="000000"/>
          <w:sz w:val="28"/>
          <w:szCs w:val="28"/>
          <w:bdr w:val="none" w:sz="0" w:space="0" w:color="auto" w:frame="1"/>
        </w:rPr>
        <w:t>readFields(</w:t>
      </w:r>
      <w:proofErr w:type="gramEnd"/>
      <w:r w:rsidRPr="004550C6">
        <w:rPr>
          <w:rStyle w:val="Emphasis"/>
          <w:rFonts w:ascii="Times New Roman" w:hAnsi="Times New Roman" w:cs="Times New Roman"/>
          <w:i w:val="0"/>
          <w:color w:val="000000"/>
          <w:sz w:val="28"/>
          <w:szCs w:val="28"/>
          <w:bdr w:val="none" w:sz="0" w:space="0" w:color="auto" w:frame="1"/>
        </w:rPr>
        <w:t>DataInput in)</w:t>
      </w:r>
      <w:r w:rsidRPr="004550C6">
        <w:rPr>
          <w:rStyle w:val="apple-converted-space"/>
          <w:rFonts w:ascii="Times New Roman" w:hAnsi="Times New Roman" w:cs="Times New Roman"/>
          <w:color w:val="000000"/>
          <w:sz w:val="28"/>
          <w:szCs w:val="28"/>
        </w:rPr>
        <w:t> </w:t>
      </w:r>
      <w:r w:rsidRPr="004550C6">
        <w:rPr>
          <w:rFonts w:ascii="Times New Roman" w:hAnsi="Times New Roman" w:cs="Times New Roman"/>
          <w:color w:val="000000"/>
          <w:sz w:val="28"/>
          <w:szCs w:val="28"/>
        </w:rPr>
        <w:t>– It is used to deserialize the fields of the object from ‘in’.</w:t>
      </w:r>
    </w:p>
    <w:p w:rsidR="004550C6" w:rsidRPr="004550C6" w:rsidRDefault="004550C6" w:rsidP="004550C6">
      <w:pPr>
        <w:pStyle w:val="NoSpacing"/>
        <w:rPr>
          <w:rFonts w:ascii="Times New Roman" w:hAnsi="Times New Roman" w:cs="Times New Roman"/>
          <w:color w:val="000000"/>
          <w:sz w:val="28"/>
          <w:szCs w:val="28"/>
        </w:rPr>
      </w:pPr>
    </w:p>
    <w:p w:rsidR="004550C6" w:rsidRPr="000831E9" w:rsidRDefault="004550C6" w:rsidP="004550C6">
      <w:pPr>
        <w:pStyle w:val="NoSpacing"/>
        <w:rPr>
          <w:rFonts w:ascii="Times New Roman" w:hAnsi="Times New Roman" w:cs="Times New Roman"/>
          <w:b/>
          <w:color w:val="000000"/>
          <w:sz w:val="28"/>
          <w:szCs w:val="28"/>
          <w:shd w:val="clear" w:color="auto" w:fill="FFFFFF"/>
        </w:rPr>
      </w:pPr>
      <w:r w:rsidRPr="000831E9">
        <w:rPr>
          <w:rFonts w:ascii="Times New Roman" w:hAnsi="Times New Roman" w:cs="Times New Roman"/>
          <w:b/>
          <w:color w:val="000000"/>
          <w:sz w:val="28"/>
          <w:szCs w:val="28"/>
          <w:shd w:val="clear" w:color="auto" w:fill="FFFFFF"/>
        </w:rPr>
        <w:t xml:space="preserve">42. What is </w:t>
      </w:r>
      <w:proofErr w:type="gramStart"/>
      <w:r w:rsidRPr="000831E9">
        <w:rPr>
          <w:rFonts w:ascii="Times New Roman" w:hAnsi="Times New Roman" w:cs="Times New Roman"/>
          <w:b/>
          <w:color w:val="000000"/>
          <w:sz w:val="28"/>
          <w:szCs w:val="28"/>
          <w:shd w:val="clear" w:color="auto" w:fill="FFFFFF"/>
        </w:rPr>
        <w:t>WritableComparable</w:t>
      </w:r>
      <w:proofErr w:type="gramEnd"/>
    </w:p>
    <w:p w:rsidR="004550C6" w:rsidRPr="004550C6" w:rsidRDefault="000831E9" w:rsidP="004550C6">
      <w:pPr>
        <w:pStyle w:val="NoSpacing"/>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proofErr w:type="gramStart"/>
      <w:r w:rsidR="004550C6" w:rsidRPr="004550C6">
        <w:rPr>
          <w:rFonts w:ascii="Times New Roman" w:hAnsi="Times New Roman" w:cs="Times New Roman"/>
          <w:color w:val="000000"/>
          <w:sz w:val="28"/>
          <w:szCs w:val="28"/>
          <w:shd w:val="clear" w:color="auto" w:fill="FFFFFF"/>
        </w:rPr>
        <w:t>org.apache.hadoop.io.WritableComparable</w:t>
      </w:r>
      <w:proofErr w:type="gramEnd"/>
      <w:r w:rsidR="004550C6" w:rsidRPr="004550C6">
        <w:rPr>
          <w:rFonts w:ascii="Times New Roman" w:hAnsi="Times New Roman" w:cs="Times New Roman"/>
          <w:color w:val="000000"/>
          <w:sz w:val="28"/>
          <w:szCs w:val="28"/>
          <w:shd w:val="clear" w:color="auto" w:fill="FFFFFF"/>
        </w:rPr>
        <w:t xml:space="preserve"> is a Java interface. Any type which is to be used as a key in the Hadoop Map-Reduce framework should implement this interface. WritableComparable objects can be compared to each other using Comparators.</w:t>
      </w:r>
    </w:p>
    <w:p w:rsidR="000831E9" w:rsidRDefault="000831E9" w:rsidP="004550C6">
      <w:pPr>
        <w:pStyle w:val="NoSpacing"/>
        <w:rPr>
          <w:rFonts w:ascii="Times New Roman" w:eastAsia="Times New Roman" w:hAnsi="Times New Roman" w:cs="Times New Roman"/>
          <w:b/>
          <w:color w:val="333333"/>
          <w:sz w:val="28"/>
          <w:szCs w:val="28"/>
        </w:rPr>
      </w:pPr>
    </w:p>
    <w:p w:rsidR="00A360BD" w:rsidRDefault="00A360BD" w:rsidP="004550C6">
      <w:pPr>
        <w:pStyle w:val="NoSpacing"/>
        <w:rPr>
          <w:rFonts w:ascii="Times New Roman" w:eastAsia="Times New Roman" w:hAnsi="Times New Roman" w:cs="Times New Roman"/>
          <w:b/>
          <w:color w:val="333333"/>
          <w:sz w:val="28"/>
          <w:szCs w:val="28"/>
        </w:rPr>
      </w:pPr>
    </w:p>
    <w:p w:rsidR="00A360BD" w:rsidRDefault="00A360BD" w:rsidP="004550C6">
      <w:pPr>
        <w:pStyle w:val="NoSpacing"/>
        <w:rPr>
          <w:rFonts w:ascii="Times New Roman" w:eastAsia="Times New Roman" w:hAnsi="Times New Roman" w:cs="Times New Roman"/>
          <w:b/>
          <w:color w:val="333333"/>
          <w:sz w:val="28"/>
          <w:szCs w:val="28"/>
        </w:rPr>
      </w:pPr>
    </w:p>
    <w:p w:rsidR="004550C6" w:rsidRPr="000831E9" w:rsidRDefault="004550C6" w:rsidP="004550C6">
      <w:pPr>
        <w:pStyle w:val="NoSpacing"/>
        <w:rPr>
          <w:rFonts w:ascii="Times New Roman" w:eastAsia="Times New Roman" w:hAnsi="Times New Roman" w:cs="Times New Roman"/>
          <w:b/>
          <w:color w:val="333333"/>
          <w:sz w:val="28"/>
          <w:szCs w:val="28"/>
        </w:rPr>
      </w:pPr>
      <w:r w:rsidRPr="000831E9">
        <w:rPr>
          <w:rFonts w:ascii="Times New Roman" w:eastAsia="Times New Roman" w:hAnsi="Times New Roman" w:cs="Times New Roman"/>
          <w:b/>
          <w:color w:val="333333"/>
          <w:sz w:val="28"/>
          <w:szCs w:val="28"/>
        </w:rPr>
        <w:lastRenderedPageBreak/>
        <w:t>43. When we use Custom WritableComparable?</w:t>
      </w:r>
    </w:p>
    <w:p w:rsidR="004550C6" w:rsidRPr="004550C6" w:rsidRDefault="000831E9" w:rsidP="004550C6">
      <w:pPr>
        <w:pStyle w:val="No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roofErr w:type="gramStart"/>
      <w:r w:rsidR="004550C6" w:rsidRPr="004550C6">
        <w:rPr>
          <w:rFonts w:ascii="Times New Roman" w:eastAsia="Times New Roman" w:hAnsi="Times New Roman" w:cs="Times New Roman"/>
          <w:color w:val="000000"/>
          <w:sz w:val="28"/>
          <w:szCs w:val="28"/>
        </w:rPr>
        <w:t>we</w:t>
      </w:r>
      <w:proofErr w:type="gramEnd"/>
      <w:r w:rsidR="004550C6" w:rsidRPr="004550C6">
        <w:rPr>
          <w:rFonts w:ascii="Times New Roman" w:eastAsia="Times New Roman" w:hAnsi="Times New Roman" w:cs="Times New Roman"/>
          <w:color w:val="000000"/>
          <w:sz w:val="28"/>
          <w:szCs w:val="28"/>
        </w:rPr>
        <w:t xml:space="preserve"> need a custom Writable comparable if our custom data type is going to be used as key rather that the value. We then need the class to implement WritableComparable interface. The WritableComparable interface extends from the Writable interface and the Compararble interface</w:t>
      </w:r>
      <w:proofErr w:type="gramStart"/>
      <w:r w:rsidR="004550C6" w:rsidRPr="004550C6">
        <w:rPr>
          <w:rFonts w:ascii="Times New Roman" w:eastAsia="Times New Roman" w:hAnsi="Times New Roman" w:cs="Times New Roman"/>
          <w:color w:val="000000"/>
          <w:sz w:val="28"/>
          <w:szCs w:val="28"/>
        </w:rPr>
        <w:t>,  its</w:t>
      </w:r>
      <w:proofErr w:type="gramEnd"/>
      <w:r w:rsidR="004550C6" w:rsidRPr="004550C6">
        <w:rPr>
          <w:rFonts w:ascii="Times New Roman" w:eastAsia="Times New Roman" w:hAnsi="Times New Roman" w:cs="Times New Roman"/>
          <w:color w:val="000000"/>
          <w:sz w:val="28"/>
          <w:szCs w:val="28"/>
        </w:rPr>
        <w:t xml:space="preserve"> structure is as given below:</w:t>
      </w:r>
    </w:p>
    <w:tbl>
      <w:tblPr>
        <w:tblW w:w="9000" w:type="dxa"/>
        <w:tblCellMar>
          <w:left w:w="0" w:type="dxa"/>
          <w:right w:w="0" w:type="dxa"/>
        </w:tblCellMar>
        <w:tblLook w:val="04A0"/>
      </w:tblPr>
      <w:tblGrid>
        <w:gridCol w:w="450"/>
        <w:gridCol w:w="8550"/>
      </w:tblGrid>
      <w:tr w:rsidR="004550C6" w:rsidRPr="004550C6" w:rsidTr="002962A0">
        <w:tc>
          <w:tcPr>
            <w:tcW w:w="0" w:type="auto"/>
            <w:vAlign w:val="center"/>
            <w:hideMark/>
          </w:tcPr>
          <w:p w:rsidR="004550C6" w:rsidRPr="004550C6" w:rsidRDefault="004550C6" w:rsidP="004550C6">
            <w:pPr>
              <w:pStyle w:val="NoSpacing"/>
              <w:rPr>
                <w:rFonts w:ascii="Times New Roman" w:eastAsia="Times New Roman" w:hAnsi="Times New Roman" w:cs="Times New Roman"/>
                <w:color w:val="000000"/>
                <w:sz w:val="28"/>
                <w:szCs w:val="28"/>
              </w:rPr>
            </w:pPr>
          </w:p>
          <w:p w:rsidR="004550C6" w:rsidRPr="004550C6" w:rsidRDefault="004550C6" w:rsidP="004550C6">
            <w:pPr>
              <w:pStyle w:val="NoSpacing"/>
              <w:rPr>
                <w:rFonts w:ascii="Times New Roman" w:eastAsia="Times New Roman" w:hAnsi="Times New Roman" w:cs="Times New Roman"/>
                <w:color w:val="000000"/>
                <w:sz w:val="28"/>
                <w:szCs w:val="28"/>
              </w:rPr>
            </w:pPr>
          </w:p>
          <w:p w:rsidR="004550C6" w:rsidRPr="004550C6" w:rsidRDefault="004550C6" w:rsidP="004550C6">
            <w:pPr>
              <w:pStyle w:val="NoSpacing"/>
              <w:rPr>
                <w:rFonts w:ascii="Times New Roman" w:eastAsia="Times New Roman" w:hAnsi="Times New Roman" w:cs="Times New Roman"/>
                <w:color w:val="000000"/>
                <w:sz w:val="28"/>
                <w:szCs w:val="28"/>
              </w:rPr>
            </w:pPr>
          </w:p>
          <w:p w:rsidR="004550C6" w:rsidRPr="004550C6" w:rsidRDefault="004550C6" w:rsidP="004550C6">
            <w:pPr>
              <w:pStyle w:val="NoSpacing"/>
              <w:rPr>
                <w:rFonts w:ascii="Times New Roman" w:eastAsia="Times New Roman" w:hAnsi="Times New Roman" w:cs="Times New Roman"/>
                <w:color w:val="000000"/>
                <w:sz w:val="28"/>
                <w:szCs w:val="28"/>
              </w:rPr>
            </w:pPr>
          </w:p>
          <w:p w:rsidR="004550C6" w:rsidRPr="004550C6" w:rsidRDefault="004550C6" w:rsidP="004550C6">
            <w:pPr>
              <w:pStyle w:val="NoSpacing"/>
              <w:rPr>
                <w:rFonts w:ascii="Times New Roman" w:eastAsia="Times New Roman" w:hAnsi="Times New Roman" w:cs="Times New Roman"/>
                <w:color w:val="000000"/>
                <w:sz w:val="28"/>
                <w:szCs w:val="28"/>
              </w:rPr>
            </w:pPr>
          </w:p>
          <w:p w:rsidR="004550C6" w:rsidRPr="004550C6" w:rsidRDefault="004550C6" w:rsidP="004550C6">
            <w:pPr>
              <w:pStyle w:val="NoSpacing"/>
              <w:rPr>
                <w:rFonts w:ascii="Times New Roman" w:eastAsia="Times New Roman" w:hAnsi="Times New Roman" w:cs="Times New Roman"/>
                <w:color w:val="000000"/>
                <w:sz w:val="28"/>
                <w:szCs w:val="28"/>
              </w:rPr>
            </w:pPr>
          </w:p>
        </w:tc>
        <w:tc>
          <w:tcPr>
            <w:tcW w:w="8550" w:type="dxa"/>
            <w:vAlign w:val="center"/>
            <w:hideMark/>
          </w:tcPr>
          <w:p w:rsidR="004550C6" w:rsidRPr="004550C6" w:rsidRDefault="004550C6" w:rsidP="004550C6">
            <w:pPr>
              <w:pStyle w:val="NoSpacing"/>
              <w:rPr>
                <w:rFonts w:ascii="Times New Roman" w:eastAsia="Times New Roman" w:hAnsi="Times New Roman" w:cs="Times New Roman"/>
                <w:color w:val="000000"/>
                <w:sz w:val="28"/>
                <w:szCs w:val="28"/>
              </w:rPr>
            </w:pPr>
            <w:r w:rsidRPr="004550C6">
              <w:rPr>
                <w:rFonts w:ascii="Times New Roman" w:eastAsia="Times New Roman" w:hAnsi="Times New Roman" w:cs="Times New Roman"/>
                <w:color w:val="000000"/>
                <w:sz w:val="28"/>
                <w:szCs w:val="28"/>
              </w:rPr>
              <w:t>public interface WritableComparable extends Writable, Comparable</w:t>
            </w:r>
          </w:p>
          <w:p w:rsidR="004550C6" w:rsidRPr="004550C6" w:rsidRDefault="004550C6" w:rsidP="004550C6">
            <w:pPr>
              <w:pStyle w:val="NoSpacing"/>
              <w:rPr>
                <w:rFonts w:ascii="Times New Roman" w:eastAsia="Times New Roman" w:hAnsi="Times New Roman" w:cs="Times New Roman"/>
                <w:color w:val="000000"/>
                <w:sz w:val="28"/>
                <w:szCs w:val="28"/>
              </w:rPr>
            </w:pPr>
            <w:r w:rsidRPr="004550C6">
              <w:rPr>
                <w:rFonts w:ascii="Times New Roman" w:eastAsia="Times New Roman" w:hAnsi="Times New Roman" w:cs="Times New Roman"/>
                <w:color w:val="000000"/>
                <w:sz w:val="28"/>
                <w:szCs w:val="28"/>
              </w:rPr>
              <w:t>{</w:t>
            </w:r>
          </w:p>
          <w:p w:rsidR="004550C6" w:rsidRPr="004550C6" w:rsidRDefault="004550C6" w:rsidP="004550C6">
            <w:pPr>
              <w:pStyle w:val="NoSpacing"/>
              <w:rPr>
                <w:rFonts w:ascii="Times New Roman" w:eastAsia="Times New Roman" w:hAnsi="Times New Roman" w:cs="Times New Roman"/>
                <w:color w:val="000000"/>
                <w:sz w:val="28"/>
                <w:szCs w:val="28"/>
              </w:rPr>
            </w:pPr>
            <w:r w:rsidRPr="004550C6">
              <w:rPr>
                <w:rFonts w:ascii="Times New Roman" w:eastAsia="Times New Roman" w:hAnsi="Times New Roman" w:cs="Times New Roman"/>
                <w:color w:val="000000"/>
                <w:sz w:val="28"/>
                <w:szCs w:val="28"/>
              </w:rPr>
              <w:t>    void readFields(DataInput in);</w:t>
            </w:r>
          </w:p>
          <w:p w:rsidR="004550C6" w:rsidRPr="004550C6" w:rsidRDefault="004550C6" w:rsidP="004550C6">
            <w:pPr>
              <w:pStyle w:val="NoSpacing"/>
              <w:rPr>
                <w:rFonts w:ascii="Times New Roman" w:eastAsia="Times New Roman" w:hAnsi="Times New Roman" w:cs="Times New Roman"/>
                <w:color w:val="000000"/>
                <w:sz w:val="28"/>
                <w:szCs w:val="28"/>
              </w:rPr>
            </w:pPr>
            <w:r w:rsidRPr="004550C6">
              <w:rPr>
                <w:rFonts w:ascii="Times New Roman" w:eastAsia="Times New Roman" w:hAnsi="Times New Roman" w:cs="Times New Roman"/>
                <w:color w:val="000000"/>
                <w:sz w:val="28"/>
                <w:szCs w:val="28"/>
              </w:rPr>
              <w:t>    void write(DataOutput out);</w:t>
            </w:r>
          </w:p>
          <w:p w:rsidR="004550C6" w:rsidRPr="004550C6" w:rsidRDefault="004550C6" w:rsidP="004550C6">
            <w:pPr>
              <w:pStyle w:val="NoSpacing"/>
              <w:rPr>
                <w:rFonts w:ascii="Times New Roman" w:eastAsia="Times New Roman" w:hAnsi="Times New Roman" w:cs="Times New Roman"/>
                <w:color w:val="000000"/>
                <w:sz w:val="28"/>
                <w:szCs w:val="28"/>
              </w:rPr>
            </w:pPr>
            <w:r w:rsidRPr="004550C6">
              <w:rPr>
                <w:rFonts w:ascii="Times New Roman" w:eastAsia="Times New Roman" w:hAnsi="Times New Roman" w:cs="Times New Roman"/>
                <w:color w:val="000000"/>
                <w:sz w:val="28"/>
                <w:szCs w:val="28"/>
              </w:rPr>
              <w:t>    int compareTo(WritableComparable o)</w:t>
            </w:r>
          </w:p>
          <w:p w:rsidR="004550C6" w:rsidRPr="004550C6" w:rsidRDefault="004550C6" w:rsidP="004550C6">
            <w:pPr>
              <w:pStyle w:val="NoSpacing"/>
              <w:rPr>
                <w:rFonts w:ascii="Times New Roman" w:eastAsia="Times New Roman" w:hAnsi="Times New Roman" w:cs="Times New Roman"/>
                <w:color w:val="000000"/>
                <w:sz w:val="28"/>
                <w:szCs w:val="28"/>
              </w:rPr>
            </w:pPr>
            <w:r w:rsidRPr="004550C6">
              <w:rPr>
                <w:rFonts w:ascii="Times New Roman" w:eastAsia="Times New Roman" w:hAnsi="Times New Roman" w:cs="Times New Roman"/>
                <w:color w:val="000000"/>
                <w:sz w:val="28"/>
                <w:szCs w:val="28"/>
              </w:rPr>
              <w:t>}</w:t>
            </w:r>
          </w:p>
        </w:tc>
      </w:tr>
    </w:tbl>
    <w:p w:rsidR="004550C6" w:rsidRPr="000831E9" w:rsidRDefault="004550C6" w:rsidP="004550C6">
      <w:pPr>
        <w:pStyle w:val="NoSpacing"/>
        <w:rPr>
          <w:rFonts w:ascii="Times New Roman" w:eastAsia="Times New Roman" w:hAnsi="Times New Roman" w:cs="Times New Roman"/>
          <w:color w:val="000000"/>
          <w:sz w:val="28"/>
          <w:szCs w:val="28"/>
        </w:rPr>
      </w:pPr>
      <w:proofErr w:type="gramStart"/>
      <w:r w:rsidRPr="000831E9">
        <w:rPr>
          <w:rFonts w:ascii="Times New Roman" w:eastAsia="Times New Roman" w:hAnsi="Times New Roman" w:cs="Times New Roman"/>
          <w:iCs/>
          <w:color w:val="000000"/>
          <w:sz w:val="28"/>
          <w:szCs w:val="28"/>
        </w:rPr>
        <w:t>compareTo(</w:t>
      </w:r>
      <w:proofErr w:type="gramEnd"/>
      <w:r w:rsidRPr="000831E9">
        <w:rPr>
          <w:rFonts w:ascii="Times New Roman" w:eastAsia="Times New Roman" w:hAnsi="Times New Roman" w:cs="Times New Roman"/>
          <w:iCs/>
          <w:color w:val="000000"/>
          <w:sz w:val="28"/>
          <w:szCs w:val="28"/>
        </w:rPr>
        <w:t>WritableComparable o)</w:t>
      </w:r>
      <w:r w:rsidRPr="000831E9">
        <w:rPr>
          <w:rFonts w:ascii="Times New Roman" w:eastAsia="Times New Roman" w:hAnsi="Times New Roman" w:cs="Times New Roman"/>
          <w:color w:val="000000"/>
          <w:sz w:val="28"/>
          <w:szCs w:val="28"/>
        </w:rPr>
        <w:t> – It is inherited from Comparable interface and it allows Hadoop to sort the keys in the sort and shuffle phase.</w:t>
      </w:r>
    </w:p>
    <w:p w:rsidR="004550C6" w:rsidRPr="000831E9" w:rsidRDefault="004550C6" w:rsidP="004550C6">
      <w:pPr>
        <w:pStyle w:val="NoSpacing"/>
        <w:rPr>
          <w:rFonts w:ascii="Times New Roman" w:hAnsi="Times New Roman" w:cs="Times New Roman"/>
          <w:color w:val="000000"/>
          <w:sz w:val="28"/>
          <w:szCs w:val="28"/>
        </w:rPr>
      </w:pPr>
    </w:p>
    <w:p w:rsidR="004550C6" w:rsidRPr="000831E9" w:rsidRDefault="004550C6" w:rsidP="004550C6">
      <w:pPr>
        <w:pStyle w:val="NoSpacing"/>
        <w:rPr>
          <w:rFonts w:ascii="Times New Roman" w:hAnsi="Times New Roman" w:cs="Times New Roman"/>
          <w:sz w:val="28"/>
          <w:szCs w:val="28"/>
        </w:rPr>
      </w:pPr>
    </w:p>
    <w:p w:rsidR="004550C6" w:rsidRPr="000831E9" w:rsidRDefault="004550C6" w:rsidP="004550C6">
      <w:pPr>
        <w:pStyle w:val="NoSpacing"/>
        <w:rPr>
          <w:rFonts w:ascii="Times New Roman" w:hAnsi="Times New Roman" w:cs="Times New Roman"/>
          <w:sz w:val="28"/>
          <w:szCs w:val="28"/>
        </w:rPr>
      </w:pPr>
    </w:p>
    <w:p w:rsidR="000831E9" w:rsidRPr="000831E9" w:rsidRDefault="000831E9" w:rsidP="000831E9">
      <w:pPr>
        <w:jc w:val="center"/>
        <w:rPr>
          <w:rFonts w:ascii="Times New Roman" w:hAnsi="Times New Roman" w:cs="Times New Roman"/>
          <w:b/>
          <w:sz w:val="28"/>
          <w:szCs w:val="28"/>
        </w:rPr>
      </w:pPr>
    </w:p>
    <w:p w:rsidR="000831E9" w:rsidRPr="000831E9" w:rsidRDefault="000831E9" w:rsidP="000831E9">
      <w:pPr>
        <w:jc w:val="center"/>
        <w:rPr>
          <w:rFonts w:ascii="Times New Roman" w:hAnsi="Times New Roman" w:cs="Times New Roman"/>
          <w:b/>
          <w:sz w:val="28"/>
          <w:szCs w:val="28"/>
        </w:rPr>
      </w:pPr>
    </w:p>
    <w:p w:rsidR="000831E9" w:rsidRPr="000831E9" w:rsidRDefault="000831E9" w:rsidP="000831E9">
      <w:pPr>
        <w:jc w:val="center"/>
        <w:rPr>
          <w:rFonts w:ascii="Times New Roman" w:hAnsi="Times New Roman" w:cs="Times New Roman"/>
          <w:b/>
          <w:sz w:val="28"/>
          <w:szCs w:val="28"/>
        </w:rPr>
      </w:pPr>
    </w:p>
    <w:p w:rsidR="000831E9" w:rsidRPr="000831E9" w:rsidRDefault="000831E9" w:rsidP="000831E9">
      <w:pPr>
        <w:rPr>
          <w:rFonts w:ascii="Times New Roman" w:hAnsi="Times New Roman" w:cs="Times New Roman"/>
          <w:b/>
          <w:sz w:val="28"/>
          <w:szCs w:val="28"/>
        </w:rPr>
      </w:pPr>
      <w:r w:rsidRPr="000831E9">
        <w:rPr>
          <w:rFonts w:ascii="Times New Roman" w:hAnsi="Times New Roman" w:cs="Times New Roman"/>
          <w:b/>
          <w:sz w:val="28"/>
          <w:szCs w:val="28"/>
        </w:rPr>
        <w:br w:type="page"/>
      </w:r>
    </w:p>
    <w:p w:rsidR="00A360BD" w:rsidRDefault="00A360BD" w:rsidP="00A360BD">
      <w:pPr>
        <w:rPr>
          <w:rFonts w:ascii="Times New Roman" w:hAnsi="Times New Roman" w:cs="Times New Roman"/>
          <w:b/>
          <w:sz w:val="28"/>
          <w:szCs w:val="28"/>
        </w:rPr>
      </w:pPr>
    </w:p>
    <w:p w:rsidR="00A360BD" w:rsidRDefault="00A360BD" w:rsidP="00A360BD">
      <w:pPr>
        <w:rPr>
          <w:rFonts w:ascii="Times New Roman" w:hAnsi="Times New Roman" w:cs="Times New Roman"/>
          <w:b/>
          <w:sz w:val="28"/>
          <w:szCs w:val="28"/>
        </w:rPr>
      </w:pPr>
    </w:p>
    <w:p w:rsidR="00A360BD" w:rsidRDefault="00A360BD" w:rsidP="00A360BD">
      <w:pPr>
        <w:rPr>
          <w:rFonts w:ascii="Times New Roman" w:hAnsi="Times New Roman" w:cs="Times New Roman"/>
          <w:b/>
          <w:sz w:val="28"/>
          <w:szCs w:val="28"/>
        </w:rPr>
      </w:pPr>
    </w:p>
    <w:p w:rsidR="00A360BD" w:rsidRDefault="00A360BD" w:rsidP="00A360BD">
      <w:pPr>
        <w:rPr>
          <w:rFonts w:ascii="Times New Roman" w:hAnsi="Times New Roman" w:cs="Times New Roman"/>
          <w:b/>
          <w:sz w:val="28"/>
          <w:szCs w:val="28"/>
        </w:rPr>
      </w:pPr>
    </w:p>
    <w:p w:rsidR="00A360BD" w:rsidRDefault="00A360BD" w:rsidP="00A360BD">
      <w:pPr>
        <w:rPr>
          <w:rFonts w:ascii="Times New Roman" w:hAnsi="Times New Roman" w:cs="Times New Roman"/>
          <w:b/>
          <w:sz w:val="28"/>
          <w:szCs w:val="28"/>
        </w:rPr>
      </w:pPr>
    </w:p>
    <w:p w:rsidR="00A360BD" w:rsidRDefault="00A360BD" w:rsidP="00A360BD">
      <w:pPr>
        <w:rPr>
          <w:rFonts w:ascii="Times New Roman" w:hAnsi="Times New Roman" w:cs="Times New Roman"/>
          <w:b/>
          <w:sz w:val="28"/>
          <w:szCs w:val="28"/>
        </w:rPr>
      </w:pPr>
    </w:p>
    <w:p w:rsidR="00A360BD" w:rsidRDefault="00A360BD" w:rsidP="00A360BD">
      <w:pPr>
        <w:rPr>
          <w:rFonts w:ascii="Times New Roman" w:hAnsi="Times New Roman" w:cs="Times New Roman"/>
          <w:b/>
          <w:sz w:val="28"/>
          <w:szCs w:val="28"/>
        </w:rPr>
      </w:pPr>
    </w:p>
    <w:p w:rsidR="00A360BD" w:rsidRDefault="00A360BD" w:rsidP="00A360BD">
      <w:pPr>
        <w:rPr>
          <w:rFonts w:ascii="Times New Roman" w:hAnsi="Times New Roman" w:cs="Times New Roman"/>
          <w:b/>
          <w:sz w:val="28"/>
          <w:szCs w:val="28"/>
        </w:rPr>
      </w:pPr>
    </w:p>
    <w:p w:rsidR="00A360BD" w:rsidRDefault="00A360BD" w:rsidP="00A360BD">
      <w:pPr>
        <w:rPr>
          <w:rFonts w:ascii="Times New Roman" w:hAnsi="Times New Roman" w:cs="Times New Roman"/>
          <w:b/>
          <w:sz w:val="28"/>
          <w:szCs w:val="28"/>
        </w:rPr>
      </w:pPr>
    </w:p>
    <w:p w:rsidR="000831E9" w:rsidRPr="00A360BD" w:rsidRDefault="000831E9" w:rsidP="00A360BD">
      <w:pPr>
        <w:ind w:left="2160" w:firstLine="720"/>
        <w:rPr>
          <w:rFonts w:ascii="Times New Roman" w:hAnsi="Times New Roman" w:cs="Times New Roman"/>
          <w:b/>
          <w:sz w:val="52"/>
          <w:szCs w:val="52"/>
        </w:rPr>
      </w:pPr>
      <w:r w:rsidRPr="00A360BD">
        <w:rPr>
          <w:rFonts w:ascii="Times New Roman" w:hAnsi="Times New Roman" w:cs="Times New Roman"/>
          <w:b/>
          <w:sz w:val="52"/>
          <w:szCs w:val="52"/>
        </w:rPr>
        <w:t xml:space="preserve"> SQOOP</w:t>
      </w:r>
    </w:p>
    <w:p w:rsidR="003138EF" w:rsidRDefault="000831E9" w:rsidP="003138EF">
      <w:pPr>
        <w:pStyle w:val="NoSpacing"/>
        <w:ind w:left="2880" w:firstLine="720"/>
        <w:rPr>
          <w:rFonts w:ascii="Times New Roman" w:hAnsi="Times New Roman" w:cs="Times New Roman"/>
          <w:b/>
          <w:sz w:val="36"/>
          <w:szCs w:val="36"/>
        </w:rPr>
      </w:pPr>
      <w:r>
        <w:br w:type="page"/>
      </w:r>
      <w:r w:rsidR="003138EF" w:rsidRPr="003138EF">
        <w:rPr>
          <w:rFonts w:ascii="Times New Roman" w:hAnsi="Times New Roman" w:cs="Times New Roman"/>
          <w:b/>
          <w:sz w:val="36"/>
          <w:szCs w:val="36"/>
        </w:rPr>
        <w:lastRenderedPageBreak/>
        <w:t>SQOOP</w:t>
      </w:r>
    </w:p>
    <w:p w:rsidR="003138EF" w:rsidRPr="003138EF" w:rsidRDefault="003138EF" w:rsidP="003138EF">
      <w:pPr>
        <w:pStyle w:val="NoSpacing"/>
        <w:ind w:left="2880" w:firstLine="720"/>
        <w:rPr>
          <w:rFonts w:ascii="Times New Roman" w:hAnsi="Times New Roman" w:cs="Times New Roman"/>
          <w:b/>
          <w:sz w:val="36"/>
          <w:szCs w:val="36"/>
        </w:rPr>
      </w:pPr>
    </w:p>
    <w:p w:rsidR="003138EF" w:rsidRPr="003138EF" w:rsidRDefault="003138EF" w:rsidP="003138EF">
      <w:pPr>
        <w:pStyle w:val="NoSpacing"/>
        <w:rPr>
          <w:rFonts w:ascii="Times New Roman" w:hAnsi="Times New Roman" w:cs="Times New Roman"/>
          <w:b/>
          <w:sz w:val="36"/>
          <w:szCs w:val="36"/>
        </w:rPr>
      </w:pPr>
      <w:r w:rsidRPr="003138EF">
        <w:rPr>
          <w:rFonts w:ascii="Times New Roman" w:hAnsi="Times New Roman" w:cs="Times New Roman"/>
          <w:b/>
          <w:sz w:val="36"/>
          <w:szCs w:val="36"/>
        </w:rPr>
        <w:t>SQOOP = SQl + hadOOP</w:t>
      </w:r>
    </w:p>
    <w:p w:rsidR="003138EF" w:rsidRPr="003138EF" w:rsidRDefault="003138EF" w:rsidP="003138EF">
      <w:pPr>
        <w:pStyle w:val="NoSpacing"/>
        <w:rPr>
          <w:rFonts w:ascii="Times New Roman" w:hAnsi="Times New Roman" w:cs="Times New Roman"/>
          <w:sz w:val="28"/>
          <w:szCs w:val="28"/>
        </w:rPr>
      </w:pPr>
    </w:p>
    <w:p w:rsidR="003138EF" w:rsidRPr="00703D85" w:rsidRDefault="003138EF" w:rsidP="003138EF">
      <w:pPr>
        <w:pStyle w:val="NoSpacing"/>
        <w:rPr>
          <w:rFonts w:ascii="Times New Roman" w:hAnsi="Times New Roman" w:cs="Times New Roman"/>
          <w:b/>
          <w:sz w:val="28"/>
          <w:szCs w:val="28"/>
        </w:rPr>
      </w:pPr>
      <w:r w:rsidRPr="00703D85">
        <w:rPr>
          <w:rFonts w:ascii="Times New Roman" w:hAnsi="Times New Roman" w:cs="Times New Roman"/>
          <w:b/>
          <w:sz w:val="28"/>
          <w:szCs w:val="28"/>
        </w:rPr>
        <w:t>1. What is Sqoop?</w:t>
      </w:r>
    </w:p>
    <w:p w:rsidR="003138EF" w:rsidRPr="003138EF" w:rsidRDefault="003138EF" w:rsidP="00703D85">
      <w:pPr>
        <w:pStyle w:val="NoSpacing"/>
        <w:ind w:firstLine="720"/>
        <w:rPr>
          <w:rFonts w:ascii="Times New Roman" w:hAnsi="Times New Roman" w:cs="Times New Roman"/>
          <w:sz w:val="28"/>
          <w:szCs w:val="28"/>
        </w:rPr>
      </w:pPr>
      <w:r w:rsidRPr="003138EF">
        <w:rPr>
          <w:rFonts w:ascii="Times New Roman" w:hAnsi="Times New Roman" w:cs="Times New Roman"/>
          <w:sz w:val="28"/>
          <w:szCs w:val="28"/>
        </w:rPr>
        <w:t xml:space="preserve">Sqoop is an open-source tool that allows users to extract data from a relational database </w:t>
      </w:r>
      <w:r w:rsidRPr="003138EF">
        <w:rPr>
          <w:rFonts w:ascii="Times New Roman" w:hAnsi="Times New Roman" w:cs="Times New Roman"/>
          <w:color w:val="000000"/>
          <w:sz w:val="28"/>
          <w:szCs w:val="28"/>
        </w:rPr>
        <w:t>such as MySQL or Oracle</w:t>
      </w:r>
      <w:r w:rsidRPr="003138EF">
        <w:rPr>
          <w:rFonts w:ascii="Times New Roman" w:hAnsi="Times New Roman" w:cs="Times New Roman"/>
          <w:sz w:val="28"/>
          <w:szCs w:val="28"/>
        </w:rPr>
        <w:t xml:space="preserve"> into Hadoop </w:t>
      </w:r>
      <w:r w:rsidRPr="003138EF">
        <w:rPr>
          <w:rFonts w:ascii="Times New Roman" w:hAnsi="Times New Roman" w:cs="Times New Roman"/>
          <w:color w:val="000000"/>
          <w:sz w:val="28"/>
          <w:szCs w:val="28"/>
        </w:rPr>
        <w:t>(HDFS</w:t>
      </w:r>
      <w:proofErr w:type="gramStart"/>
      <w:r w:rsidRPr="003138EF">
        <w:rPr>
          <w:rFonts w:ascii="Times New Roman" w:hAnsi="Times New Roman" w:cs="Times New Roman"/>
          <w:color w:val="000000"/>
          <w:sz w:val="28"/>
          <w:szCs w:val="28"/>
        </w:rPr>
        <w:t>)transform</w:t>
      </w:r>
      <w:proofErr w:type="gramEnd"/>
      <w:r w:rsidRPr="003138EF">
        <w:rPr>
          <w:rFonts w:ascii="Times New Roman" w:hAnsi="Times New Roman" w:cs="Times New Roman"/>
          <w:color w:val="000000"/>
          <w:sz w:val="28"/>
          <w:szCs w:val="28"/>
        </w:rPr>
        <w:t xml:space="preserve"> the data in Hadoop MapReduce, and then export the data back into an RDBMS</w:t>
      </w:r>
      <w:r w:rsidRPr="003138EF">
        <w:rPr>
          <w:rFonts w:ascii="Times New Roman" w:hAnsi="Times New Roman" w:cs="Times New Roman"/>
          <w:sz w:val="28"/>
          <w:szCs w:val="28"/>
        </w:rPr>
        <w:t>.</w:t>
      </w:r>
    </w:p>
    <w:p w:rsidR="003138EF" w:rsidRPr="003138EF" w:rsidRDefault="003138EF" w:rsidP="003138EF">
      <w:pPr>
        <w:pStyle w:val="NoSpacing"/>
        <w:rPr>
          <w:rFonts w:ascii="Times New Roman" w:hAnsi="Times New Roman" w:cs="Times New Roman"/>
          <w:color w:val="000000"/>
          <w:sz w:val="28"/>
          <w:szCs w:val="28"/>
        </w:rPr>
      </w:pPr>
      <w:r w:rsidRPr="003138EF">
        <w:rPr>
          <w:rFonts w:ascii="Times New Roman" w:hAnsi="Times New Roman" w:cs="Times New Roman"/>
          <w:sz w:val="28"/>
          <w:szCs w:val="28"/>
        </w:rPr>
        <w:t>This processing can be done with MapReduce programs or other higher-level tools such as Hive. (It’s even possible to use Sqoop to move data from a relational database into HBase.)</w:t>
      </w:r>
    </w:p>
    <w:p w:rsidR="00703D85" w:rsidRDefault="00703D85" w:rsidP="003138EF">
      <w:pPr>
        <w:pStyle w:val="NoSpacing"/>
        <w:rPr>
          <w:rFonts w:ascii="Times New Roman" w:hAnsi="Times New Roman" w:cs="Times New Roman"/>
          <w:sz w:val="28"/>
          <w:szCs w:val="28"/>
        </w:rPr>
      </w:pPr>
    </w:p>
    <w:p w:rsidR="003138EF" w:rsidRPr="00703D85" w:rsidRDefault="00703D85" w:rsidP="003138EF">
      <w:pPr>
        <w:pStyle w:val="NoSpacing"/>
        <w:rPr>
          <w:rFonts w:ascii="Times New Roman" w:hAnsi="Times New Roman" w:cs="Times New Roman"/>
          <w:b/>
          <w:sz w:val="28"/>
          <w:szCs w:val="28"/>
        </w:rPr>
      </w:pPr>
      <w:proofErr w:type="gramStart"/>
      <w:r w:rsidRPr="00703D85">
        <w:rPr>
          <w:rFonts w:ascii="Times New Roman" w:hAnsi="Times New Roman" w:cs="Times New Roman"/>
          <w:b/>
          <w:sz w:val="28"/>
          <w:szCs w:val="28"/>
        </w:rPr>
        <w:t>2.</w:t>
      </w:r>
      <w:r w:rsidR="003138EF" w:rsidRPr="00703D85">
        <w:rPr>
          <w:rFonts w:ascii="Times New Roman" w:hAnsi="Times New Roman" w:cs="Times New Roman"/>
          <w:b/>
          <w:sz w:val="28"/>
          <w:szCs w:val="28"/>
        </w:rPr>
        <w:t>What</w:t>
      </w:r>
      <w:proofErr w:type="gramEnd"/>
      <w:r w:rsidR="003138EF" w:rsidRPr="00703D85">
        <w:rPr>
          <w:rFonts w:ascii="Times New Roman" w:hAnsi="Times New Roman" w:cs="Times New Roman"/>
          <w:b/>
          <w:sz w:val="28"/>
          <w:szCs w:val="28"/>
        </w:rPr>
        <w:t xml:space="preserve"> Sqoop Does?</w:t>
      </w:r>
    </w:p>
    <w:p w:rsidR="003138EF" w:rsidRPr="003138EF" w:rsidRDefault="003138EF" w:rsidP="00703D85">
      <w:pPr>
        <w:pStyle w:val="NoSpacing"/>
        <w:numPr>
          <w:ilvl w:val="0"/>
          <w:numId w:val="12"/>
        </w:numPr>
        <w:rPr>
          <w:rFonts w:ascii="Times New Roman" w:hAnsi="Times New Roman" w:cs="Times New Roman"/>
          <w:sz w:val="28"/>
          <w:szCs w:val="28"/>
        </w:rPr>
      </w:pPr>
      <w:r w:rsidRPr="003138EF">
        <w:rPr>
          <w:rFonts w:ascii="Times New Roman" w:hAnsi="Times New Roman" w:cs="Times New Roman"/>
          <w:sz w:val="28"/>
          <w:szCs w:val="28"/>
        </w:rPr>
        <w:t>Allows data imports from external datastores and enterprise data warehouses into Hadoop.</w:t>
      </w:r>
    </w:p>
    <w:p w:rsidR="003138EF" w:rsidRPr="003138EF" w:rsidRDefault="003138EF" w:rsidP="00703D85">
      <w:pPr>
        <w:pStyle w:val="NoSpacing"/>
        <w:numPr>
          <w:ilvl w:val="0"/>
          <w:numId w:val="12"/>
        </w:numPr>
        <w:rPr>
          <w:rFonts w:ascii="Times New Roman" w:hAnsi="Times New Roman" w:cs="Times New Roman"/>
          <w:sz w:val="28"/>
          <w:szCs w:val="28"/>
        </w:rPr>
      </w:pPr>
      <w:r w:rsidRPr="003138EF">
        <w:rPr>
          <w:rFonts w:ascii="Times New Roman" w:hAnsi="Times New Roman" w:cs="Times New Roman"/>
          <w:sz w:val="28"/>
          <w:szCs w:val="28"/>
        </w:rPr>
        <w:t>Parallelizes data transfer for fast performance and optimal system utilization (By Default it will use four map tasks in parallel to speed up the import process)</w:t>
      </w:r>
    </w:p>
    <w:p w:rsidR="003138EF" w:rsidRPr="003138EF" w:rsidRDefault="003138EF" w:rsidP="00703D85">
      <w:pPr>
        <w:pStyle w:val="NoSpacing"/>
        <w:numPr>
          <w:ilvl w:val="0"/>
          <w:numId w:val="12"/>
        </w:numPr>
        <w:rPr>
          <w:rFonts w:ascii="Times New Roman" w:hAnsi="Times New Roman" w:cs="Times New Roman"/>
          <w:sz w:val="28"/>
          <w:szCs w:val="28"/>
        </w:rPr>
      </w:pPr>
      <w:r w:rsidRPr="003138EF">
        <w:rPr>
          <w:rFonts w:ascii="Times New Roman" w:hAnsi="Times New Roman" w:cs="Times New Roman"/>
          <w:sz w:val="28"/>
          <w:szCs w:val="28"/>
        </w:rPr>
        <w:t>Copies data quickly from external systems to Hadoop</w:t>
      </w:r>
    </w:p>
    <w:p w:rsidR="003138EF" w:rsidRPr="003138EF" w:rsidRDefault="003138EF" w:rsidP="00703D85">
      <w:pPr>
        <w:pStyle w:val="NoSpacing"/>
        <w:numPr>
          <w:ilvl w:val="0"/>
          <w:numId w:val="12"/>
        </w:numPr>
        <w:rPr>
          <w:rFonts w:ascii="Times New Roman" w:hAnsi="Times New Roman" w:cs="Times New Roman"/>
          <w:sz w:val="28"/>
          <w:szCs w:val="28"/>
        </w:rPr>
      </w:pPr>
      <w:r w:rsidRPr="003138EF">
        <w:rPr>
          <w:rFonts w:ascii="Times New Roman" w:hAnsi="Times New Roman" w:cs="Times New Roman"/>
          <w:sz w:val="28"/>
          <w:szCs w:val="28"/>
        </w:rPr>
        <w:t xml:space="preserve">Makes data analysis more efficient </w:t>
      </w:r>
    </w:p>
    <w:p w:rsidR="003138EF" w:rsidRPr="003138EF" w:rsidRDefault="003138EF" w:rsidP="00703D85">
      <w:pPr>
        <w:pStyle w:val="NoSpacing"/>
        <w:numPr>
          <w:ilvl w:val="0"/>
          <w:numId w:val="12"/>
        </w:numPr>
        <w:rPr>
          <w:rFonts w:ascii="Times New Roman" w:hAnsi="Times New Roman" w:cs="Times New Roman"/>
          <w:sz w:val="28"/>
          <w:szCs w:val="28"/>
        </w:rPr>
      </w:pPr>
      <w:r w:rsidRPr="003138EF">
        <w:rPr>
          <w:rFonts w:ascii="Times New Roman" w:hAnsi="Times New Roman" w:cs="Times New Roman"/>
          <w:sz w:val="28"/>
          <w:szCs w:val="28"/>
        </w:rPr>
        <w:t>Mitigates excessive loads to external systems.</w:t>
      </w:r>
    </w:p>
    <w:p w:rsidR="003138EF" w:rsidRPr="003138EF" w:rsidRDefault="003138EF" w:rsidP="003138EF">
      <w:pPr>
        <w:pStyle w:val="NoSpacing"/>
        <w:rPr>
          <w:rFonts w:ascii="Times New Roman" w:hAnsi="Times New Roman" w:cs="Times New Roman"/>
          <w:color w:val="333333"/>
          <w:sz w:val="28"/>
          <w:szCs w:val="28"/>
          <w:shd w:val="clear" w:color="auto" w:fill="FFFFFF"/>
        </w:rPr>
      </w:pPr>
    </w:p>
    <w:p w:rsidR="003138EF" w:rsidRPr="00703D85" w:rsidRDefault="00703D85" w:rsidP="003138EF">
      <w:pPr>
        <w:pStyle w:val="NoSpacing"/>
        <w:rPr>
          <w:rFonts w:ascii="Times New Roman" w:hAnsi="Times New Roman" w:cs="Times New Roman"/>
          <w:b/>
          <w:sz w:val="28"/>
          <w:szCs w:val="28"/>
        </w:rPr>
      </w:pPr>
      <w:r>
        <w:rPr>
          <w:rFonts w:ascii="Times New Roman" w:hAnsi="Times New Roman" w:cs="Times New Roman"/>
          <w:b/>
          <w:sz w:val="28"/>
          <w:szCs w:val="28"/>
        </w:rPr>
        <w:t xml:space="preserve">3. </w:t>
      </w:r>
      <w:r w:rsidR="003138EF" w:rsidRPr="00703D85">
        <w:rPr>
          <w:rFonts w:ascii="Times New Roman" w:hAnsi="Times New Roman" w:cs="Times New Roman"/>
          <w:b/>
          <w:sz w:val="28"/>
          <w:szCs w:val="28"/>
        </w:rPr>
        <w:t xml:space="preserve">How it’s </w:t>
      </w:r>
      <w:proofErr w:type="gramStart"/>
      <w:r w:rsidR="003138EF" w:rsidRPr="00703D85">
        <w:rPr>
          <w:rFonts w:ascii="Times New Roman" w:hAnsi="Times New Roman" w:cs="Times New Roman"/>
          <w:b/>
          <w:sz w:val="28"/>
          <w:szCs w:val="28"/>
        </w:rPr>
        <w:t>Done</w:t>
      </w:r>
      <w:proofErr w:type="gramEnd"/>
      <w:r w:rsidR="003138EF" w:rsidRPr="00703D85">
        <w:rPr>
          <w:rFonts w:ascii="Times New Roman" w:hAnsi="Times New Roman" w:cs="Times New Roman"/>
          <w:b/>
          <w:sz w:val="28"/>
          <w:szCs w:val="28"/>
        </w:rPr>
        <w:t>?</w:t>
      </w:r>
    </w:p>
    <w:p w:rsidR="003138EF" w:rsidRPr="003138EF" w:rsidRDefault="003138EF" w:rsidP="003138EF">
      <w:pPr>
        <w:pStyle w:val="NoSpacing"/>
        <w:rPr>
          <w:rFonts w:ascii="Times New Roman" w:hAnsi="Times New Roman" w:cs="Times New Roman"/>
          <w:sz w:val="28"/>
          <w:szCs w:val="28"/>
          <w:u w:val="single"/>
        </w:rPr>
      </w:pPr>
      <w:proofErr w:type="gramStart"/>
      <w:r w:rsidRPr="003138EF">
        <w:rPr>
          <w:rFonts w:ascii="Times New Roman" w:hAnsi="Times New Roman" w:cs="Times New Roman"/>
          <w:sz w:val="28"/>
          <w:szCs w:val="28"/>
          <w:u w:val="single"/>
        </w:rPr>
        <w:t>ImportingData :</w:t>
      </w:r>
      <w:proofErr w:type="gramEnd"/>
      <w:r w:rsidRPr="003138EF">
        <w:rPr>
          <w:rFonts w:ascii="Times New Roman" w:hAnsi="Times New Roman" w:cs="Times New Roman"/>
          <w:sz w:val="28"/>
          <w:szCs w:val="28"/>
          <w:u w:val="single"/>
        </w:rPr>
        <w:t>-</w:t>
      </w:r>
    </w:p>
    <w:p w:rsidR="003138EF" w:rsidRPr="003138EF" w:rsidRDefault="003138EF" w:rsidP="00703D85">
      <w:pPr>
        <w:pStyle w:val="NoSpacing"/>
        <w:ind w:firstLine="720"/>
        <w:rPr>
          <w:rFonts w:ascii="Times New Roman" w:hAnsi="Times New Roman" w:cs="Times New Roman"/>
          <w:sz w:val="28"/>
          <w:szCs w:val="28"/>
        </w:rPr>
      </w:pPr>
      <w:r w:rsidRPr="003138EF">
        <w:rPr>
          <w:rFonts w:ascii="Times New Roman" w:hAnsi="Times New Roman" w:cs="Times New Roman"/>
          <w:sz w:val="28"/>
          <w:szCs w:val="28"/>
        </w:rPr>
        <w:t xml:space="preserve">The import is done as below. In the first Step Sqoop introspects the database to gather the necessary metadata for the data being </w:t>
      </w:r>
      <w:proofErr w:type="gramStart"/>
      <w:r w:rsidRPr="003138EF">
        <w:rPr>
          <w:rFonts w:ascii="Times New Roman" w:hAnsi="Times New Roman" w:cs="Times New Roman"/>
          <w:sz w:val="28"/>
          <w:szCs w:val="28"/>
        </w:rPr>
        <w:t>imported.</w:t>
      </w:r>
      <w:proofErr w:type="gramEnd"/>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The second step is a map-only Hadoop job that Sqoop submits to the cluster. It is this job that does the actual data transfer using the metadata captured in the previous step.</w:t>
      </w:r>
    </w:p>
    <w:p w:rsidR="003138EF" w:rsidRPr="003138EF" w:rsidRDefault="003138EF" w:rsidP="003138EF">
      <w:pPr>
        <w:pStyle w:val="NoSpacing"/>
        <w:rPr>
          <w:rFonts w:ascii="Times New Roman" w:hAnsi="Times New Roman" w:cs="Times New Roman"/>
          <w:color w:val="333333"/>
          <w:sz w:val="28"/>
          <w:szCs w:val="28"/>
          <w:shd w:val="clear" w:color="auto" w:fill="FFFFFF"/>
        </w:rPr>
      </w:pPr>
    </w:p>
    <w:p w:rsidR="003138EF" w:rsidRPr="003138EF" w:rsidRDefault="003138EF" w:rsidP="003138EF">
      <w:pPr>
        <w:pStyle w:val="NoSpacing"/>
        <w:rPr>
          <w:rFonts w:ascii="Times New Roman" w:hAnsi="Times New Roman" w:cs="Times New Roman"/>
          <w:color w:val="333333"/>
          <w:sz w:val="28"/>
          <w:szCs w:val="28"/>
          <w:shd w:val="clear" w:color="auto" w:fill="FFFFFF"/>
        </w:rPr>
      </w:pPr>
    </w:p>
    <w:p w:rsidR="003138EF" w:rsidRPr="003138EF" w:rsidRDefault="003138EF" w:rsidP="003138EF">
      <w:pPr>
        <w:pStyle w:val="NoSpacing"/>
        <w:rPr>
          <w:rFonts w:ascii="Times New Roman" w:hAnsi="Times New Roman" w:cs="Times New Roman"/>
          <w:color w:val="333333"/>
          <w:sz w:val="28"/>
          <w:szCs w:val="28"/>
          <w:shd w:val="clear" w:color="auto" w:fill="FFFFFF"/>
        </w:rPr>
      </w:pPr>
    </w:p>
    <w:p w:rsidR="003138EF" w:rsidRPr="003138EF" w:rsidRDefault="003138EF" w:rsidP="003138EF">
      <w:pPr>
        <w:pStyle w:val="NoSpacing"/>
        <w:rPr>
          <w:rFonts w:ascii="Times New Roman" w:hAnsi="Times New Roman" w:cs="Times New Roman"/>
          <w:color w:val="333333"/>
          <w:sz w:val="28"/>
          <w:szCs w:val="28"/>
          <w:shd w:val="clear" w:color="auto" w:fill="FFFFFF"/>
        </w:rPr>
      </w:pPr>
      <w:r w:rsidRPr="003138EF">
        <w:rPr>
          <w:rFonts w:ascii="Times New Roman" w:hAnsi="Times New Roman" w:cs="Times New Roman"/>
          <w:noProof/>
          <w:sz w:val="28"/>
          <w:szCs w:val="28"/>
        </w:rPr>
        <w:lastRenderedPageBreak/>
        <w:drawing>
          <wp:inline distT="0" distB="0" distL="0" distR="0">
            <wp:extent cx="4779645" cy="4624070"/>
            <wp:effectExtent l="0" t="0" r="1905" b="5080"/>
            <wp:docPr id="1" name="Picture 1" descr="Figure 1: Sqoop Impor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Sqoop Import Overview"/>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9645" cy="4624070"/>
                    </a:xfrm>
                    <a:prstGeom prst="rect">
                      <a:avLst/>
                    </a:prstGeom>
                    <a:noFill/>
                    <a:ln>
                      <a:noFill/>
                    </a:ln>
                  </pic:spPr>
                </pic:pic>
              </a:graphicData>
            </a:graphic>
          </wp:inline>
        </w:drawing>
      </w:r>
    </w:p>
    <w:p w:rsidR="003138EF" w:rsidRPr="003138EF" w:rsidRDefault="003138EF" w:rsidP="003138EF">
      <w:pPr>
        <w:pStyle w:val="NoSpacing"/>
        <w:rPr>
          <w:rFonts w:ascii="Times New Roman" w:hAnsi="Times New Roman" w:cs="Times New Roman"/>
          <w:color w:val="333333"/>
          <w:sz w:val="28"/>
          <w:szCs w:val="28"/>
          <w:shd w:val="clear" w:color="auto" w:fill="FFFFFF"/>
        </w:rPr>
      </w:pPr>
    </w:p>
    <w:p w:rsidR="003138EF" w:rsidRPr="003138EF" w:rsidRDefault="003138EF" w:rsidP="003138EF">
      <w:pPr>
        <w:pStyle w:val="NoSpacing"/>
        <w:rPr>
          <w:rFonts w:ascii="Times New Roman" w:hAnsi="Times New Roman" w:cs="Times New Roman"/>
          <w:color w:val="333333"/>
          <w:sz w:val="28"/>
          <w:szCs w:val="28"/>
          <w:shd w:val="clear" w:color="auto" w:fill="FFFFFF"/>
        </w:rPr>
      </w:pPr>
      <w:r w:rsidRPr="003138EF">
        <w:rPr>
          <w:rFonts w:ascii="Times New Roman" w:hAnsi="Times New Roman" w:cs="Times New Roman"/>
          <w:color w:val="333333"/>
          <w:sz w:val="28"/>
          <w:szCs w:val="28"/>
          <w:shd w:val="clear" w:color="auto" w:fill="FFFFFF"/>
        </w:rPr>
        <w:t>Sqoop also supports different data formats for importing data. For example, you can easily import data in Avro data format by simply specifying the option --as-avrodatafile with the import command.</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Incremental Imports</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Sqoop provides an incremental import mode which can be used to retrieve only rows newer than some previously-imported set of rows.</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Sqoop supports two types of incremental imports: </w:t>
      </w:r>
    </w:p>
    <w:p w:rsidR="003138EF" w:rsidRPr="003138EF" w:rsidRDefault="003138EF" w:rsidP="003138EF">
      <w:pPr>
        <w:pStyle w:val="NoSpacing"/>
        <w:rPr>
          <w:rFonts w:ascii="Times New Roman" w:hAnsi="Times New Roman" w:cs="Times New Roman"/>
          <w:sz w:val="28"/>
          <w:szCs w:val="28"/>
        </w:rPr>
      </w:pPr>
      <w:proofErr w:type="gramStart"/>
      <w:r w:rsidRPr="003138EF">
        <w:rPr>
          <w:rFonts w:ascii="Times New Roman" w:hAnsi="Times New Roman" w:cs="Times New Roman"/>
          <w:sz w:val="28"/>
          <w:szCs w:val="28"/>
        </w:rPr>
        <w:t>append</w:t>
      </w:r>
      <w:proofErr w:type="gramEnd"/>
    </w:p>
    <w:p w:rsidR="003138EF" w:rsidRPr="003138EF" w:rsidRDefault="003138EF" w:rsidP="003138EF">
      <w:pPr>
        <w:pStyle w:val="NoSpacing"/>
        <w:rPr>
          <w:rFonts w:ascii="Times New Roman" w:hAnsi="Times New Roman" w:cs="Times New Roman"/>
          <w:sz w:val="28"/>
          <w:szCs w:val="28"/>
        </w:rPr>
      </w:pPr>
      <w:proofErr w:type="gramStart"/>
      <w:r w:rsidRPr="003138EF">
        <w:rPr>
          <w:rFonts w:ascii="Times New Roman" w:hAnsi="Times New Roman" w:cs="Times New Roman"/>
          <w:sz w:val="28"/>
          <w:szCs w:val="28"/>
        </w:rPr>
        <w:t>lastmodified</w:t>
      </w:r>
      <w:proofErr w:type="gramEnd"/>
      <w:r w:rsidRPr="003138EF">
        <w:rPr>
          <w:rFonts w:ascii="Times New Roman" w:hAnsi="Times New Roman" w:cs="Times New Roman"/>
          <w:sz w:val="28"/>
          <w:szCs w:val="28"/>
        </w:rPr>
        <w:t xml:space="preserve">. </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You should specify </w:t>
      </w:r>
      <w:r w:rsidRPr="003138EF">
        <w:rPr>
          <w:rFonts w:ascii="Times New Roman" w:hAnsi="Times New Roman" w:cs="Times New Roman"/>
          <w:i/>
          <w:sz w:val="28"/>
          <w:szCs w:val="28"/>
        </w:rPr>
        <w:t>append</w:t>
      </w:r>
      <w:r w:rsidRPr="003138EF">
        <w:rPr>
          <w:rFonts w:ascii="Times New Roman" w:hAnsi="Times New Roman" w:cs="Times New Roman"/>
          <w:sz w:val="28"/>
          <w:szCs w:val="28"/>
        </w:rPr>
        <w:t xml:space="preserve"> mode when importing a table where new rows are continually being added with increasing row id values. You specify the column containing the row's id with --check-column. Sqoop imports rows where the check column has a value greater than the one specified with --last-value.</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An alternate table update strategy supported by Sqoop is called </w:t>
      </w:r>
      <w:r w:rsidRPr="003138EF">
        <w:rPr>
          <w:rFonts w:ascii="Times New Roman" w:hAnsi="Times New Roman" w:cs="Times New Roman"/>
          <w:i/>
          <w:sz w:val="28"/>
          <w:szCs w:val="28"/>
        </w:rPr>
        <w:t>lastmodified</w:t>
      </w:r>
      <w:r w:rsidRPr="003138EF">
        <w:rPr>
          <w:rFonts w:ascii="Times New Roman" w:hAnsi="Times New Roman" w:cs="Times New Roman"/>
          <w:sz w:val="28"/>
          <w:szCs w:val="28"/>
        </w:rPr>
        <w:t xml:space="preserve"> mode. You should use this when rows of the source table may be updated, and each such update will set the value of a last-modified column to the current timestamp. Rows </w:t>
      </w:r>
      <w:r w:rsidRPr="003138EF">
        <w:rPr>
          <w:rFonts w:ascii="Times New Roman" w:hAnsi="Times New Roman" w:cs="Times New Roman"/>
          <w:sz w:val="28"/>
          <w:szCs w:val="28"/>
        </w:rPr>
        <w:lastRenderedPageBreak/>
        <w:t>where the check column holds a timestamp more recent than the timestamp specified with --last-value are imported.</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For importing all the tables at one go, you would need to use sqoop-import-all-tables command, but this command must satisfy the below criteria to work</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Each table must have a single-column primary key.</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You must intend to import all columns of each table.</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You must not intend to use non-default splitting column, nor impose any conditions via a WHERE clause.</w:t>
      </w:r>
    </w:p>
    <w:p w:rsidR="003138EF" w:rsidRPr="003138EF" w:rsidRDefault="003138EF" w:rsidP="003138EF">
      <w:pPr>
        <w:pStyle w:val="NoSpacing"/>
        <w:rPr>
          <w:rFonts w:ascii="Times New Roman" w:hAnsi="Times New Roman" w:cs="Times New Roman"/>
          <w:i/>
          <w:sz w:val="28"/>
          <w:szCs w:val="28"/>
        </w:rPr>
      </w:pPr>
      <w:r w:rsidRPr="003138EF">
        <w:rPr>
          <w:rFonts w:ascii="Times New Roman" w:hAnsi="Times New Roman" w:cs="Times New Roman"/>
          <w:i/>
          <w:sz w:val="28"/>
          <w:szCs w:val="28"/>
        </w:rPr>
        <w:t>Argument</w:t>
      </w:r>
      <w:r w:rsidRPr="003138EF">
        <w:rPr>
          <w:rFonts w:ascii="Times New Roman" w:hAnsi="Times New Roman" w:cs="Times New Roman"/>
          <w:sz w:val="28"/>
          <w:szCs w:val="28"/>
        </w:rPr>
        <w:tab/>
      </w:r>
      <w:r w:rsidRPr="003138EF">
        <w:rPr>
          <w:rFonts w:ascii="Times New Roman" w:hAnsi="Times New Roman" w:cs="Times New Roman"/>
          <w:sz w:val="28"/>
          <w:szCs w:val="28"/>
        </w:rPr>
        <w:tab/>
      </w:r>
      <w:r w:rsidRPr="003138EF">
        <w:rPr>
          <w:rFonts w:ascii="Times New Roman" w:hAnsi="Times New Roman" w:cs="Times New Roman"/>
          <w:sz w:val="28"/>
          <w:szCs w:val="28"/>
        </w:rPr>
        <w:tab/>
      </w:r>
      <w:r w:rsidRPr="003138EF">
        <w:rPr>
          <w:rFonts w:ascii="Times New Roman" w:hAnsi="Times New Roman" w:cs="Times New Roman"/>
          <w:i/>
          <w:sz w:val="28"/>
          <w:szCs w:val="28"/>
        </w:rPr>
        <w:t>Description</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--check-column (col)</w:t>
      </w:r>
      <w:r w:rsidRPr="003138EF">
        <w:rPr>
          <w:rFonts w:ascii="Times New Roman" w:hAnsi="Times New Roman" w:cs="Times New Roman"/>
          <w:sz w:val="28"/>
          <w:szCs w:val="28"/>
        </w:rPr>
        <w:tab/>
      </w:r>
      <w:proofErr w:type="gramStart"/>
      <w:r w:rsidRPr="003138EF">
        <w:rPr>
          <w:rFonts w:ascii="Times New Roman" w:hAnsi="Times New Roman" w:cs="Times New Roman"/>
          <w:sz w:val="28"/>
          <w:szCs w:val="28"/>
        </w:rPr>
        <w:t>Specifies</w:t>
      </w:r>
      <w:proofErr w:type="gramEnd"/>
      <w:r w:rsidRPr="003138EF">
        <w:rPr>
          <w:rFonts w:ascii="Times New Roman" w:hAnsi="Times New Roman" w:cs="Times New Roman"/>
          <w:sz w:val="28"/>
          <w:szCs w:val="28"/>
        </w:rPr>
        <w:t xml:space="preserve"> the column to be examined when determining which rows to import.</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--incremental (mode)</w:t>
      </w:r>
      <w:r w:rsidRPr="003138EF">
        <w:rPr>
          <w:rFonts w:ascii="Times New Roman" w:hAnsi="Times New Roman" w:cs="Times New Roman"/>
          <w:sz w:val="28"/>
          <w:szCs w:val="28"/>
        </w:rPr>
        <w:tab/>
      </w:r>
      <w:proofErr w:type="gramStart"/>
      <w:r w:rsidRPr="003138EF">
        <w:rPr>
          <w:rFonts w:ascii="Times New Roman" w:hAnsi="Times New Roman" w:cs="Times New Roman"/>
          <w:sz w:val="28"/>
          <w:szCs w:val="28"/>
        </w:rPr>
        <w:t>Specifies</w:t>
      </w:r>
      <w:proofErr w:type="gramEnd"/>
      <w:r w:rsidRPr="003138EF">
        <w:rPr>
          <w:rFonts w:ascii="Times New Roman" w:hAnsi="Times New Roman" w:cs="Times New Roman"/>
          <w:sz w:val="28"/>
          <w:szCs w:val="28"/>
        </w:rPr>
        <w:t xml:space="preserve"> how Sqoop determines which rows are new. Legal values for mode include append and lastmodified.</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--last-value (value)</w:t>
      </w:r>
      <w:r w:rsidRPr="003138EF">
        <w:rPr>
          <w:rFonts w:ascii="Times New Roman" w:hAnsi="Times New Roman" w:cs="Times New Roman"/>
          <w:sz w:val="28"/>
          <w:szCs w:val="28"/>
        </w:rPr>
        <w:tab/>
      </w:r>
      <w:proofErr w:type="gramStart"/>
      <w:r w:rsidRPr="003138EF">
        <w:rPr>
          <w:rFonts w:ascii="Times New Roman" w:hAnsi="Times New Roman" w:cs="Times New Roman"/>
          <w:sz w:val="28"/>
          <w:szCs w:val="28"/>
        </w:rPr>
        <w:t>Specifies</w:t>
      </w:r>
      <w:proofErr w:type="gramEnd"/>
      <w:r w:rsidRPr="003138EF">
        <w:rPr>
          <w:rFonts w:ascii="Times New Roman" w:hAnsi="Times New Roman" w:cs="Times New Roman"/>
          <w:sz w:val="28"/>
          <w:szCs w:val="28"/>
        </w:rPr>
        <w:t xml:space="preserve"> the maximum value of the check column from the previous import.</w:t>
      </w:r>
    </w:p>
    <w:p w:rsidR="003138EF" w:rsidRPr="003138EF" w:rsidRDefault="003138EF" w:rsidP="003138EF">
      <w:pPr>
        <w:pStyle w:val="NoSpacing"/>
        <w:rPr>
          <w:rFonts w:ascii="Times New Roman" w:hAnsi="Times New Roman" w:cs="Times New Roman"/>
          <w:sz w:val="28"/>
          <w:szCs w:val="28"/>
          <w:u w:val="single"/>
        </w:rPr>
      </w:pPr>
      <w:r w:rsidRPr="003138EF">
        <w:rPr>
          <w:rFonts w:ascii="Times New Roman" w:hAnsi="Times New Roman" w:cs="Times New Roman"/>
          <w:sz w:val="28"/>
          <w:szCs w:val="28"/>
          <w:u w:val="single"/>
        </w:rPr>
        <w:t>Exporting Data:-</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Export is done as below. The first step is to </w:t>
      </w:r>
      <w:proofErr w:type="gramStart"/>
      <w:r w:rsidRPr="003138EF">
        <w:rPr>
          <w:rFonts w:ascii="Times New Roman" w:hAnsi="Times New Roman" w:cs="Times New Roman"/>
          <w:sz w:val="28"/>
          <w:szCs w:val="28"/>
        </w:rPr>
        <w:t>introspect</w:t>
      </w:r>
      <w:proofErr w:type="gramEnd"/>
      <w:r w:rsidRPr="003138EF">
        <w:rPr>
          <w:rFonts w:ascii="Times New Roman" w:hAnsi="Times New Roman" w:cs="Times New Roman"/>
          <w:sz w:val="28"/>
          <w:szCs w:val="28"/>
        </w:rPr>
        <w:t xml:space="preserve"> the database for metadata, followed by the second step of transferring the data. Sqoop divides the input dataset into splits and then uses individual map tasks to push the splits to the database. Each map task performs this transfer over many transactions in order to ensure optimal throughput and minimal resource utilization.</w:t>
      </w:r>
    </w:p>
    <w:p w:rsidR="003138EF" w:rsidRPr="003138EF" w:rsidRDefault="003138EF" w:rsidP="003138EF">
      <w:pPr>
        <w:pStyle w:val="NoSpacing"/>
        <w:rPr>
          <w:rFonts w:ascii="Times New Roman" w:hAnsi="Times New Roman" w:cs="Times New Roman"/>
          <w:color w:val="333333"/>
          <w:sz w:val="28"/>
          <w:szCs w:val="28"/>
          <w:shd w:val="clear" w:color="auto" w:fill="FFFFFF"/>
        </w:rPr>
      </w:pPr>
      <w:r w:rsidRPr="003138EF">
        <w:rPr>
          <w:rFonts w:ascii="Times New Roman" w:hAnsi="Times New Roman" w:cs="Times New Roman"/>
          <w:noProof/>
          <w:sz w:val="28"/>
          <w:szCs w:val="28"/>
        </w:rPr>
        <w:lastRenderedPageBreak/>
        <w:drawing>
          <wp:inline distT="0" distB="0" distL="0" distR="0">
            <wp:extent cx="4790440" cy="4624070"/>
            <wp:effectExtent l="0" t="0" r="0" b="5080"/>
            <wp:docPr id="3" name="Picture 2" descr="Figure 2: Sqoop Expor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Sqoop Export Overview"/>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0440" cy="4624070"/>
                    </a:xfrm>
                    <a:prstGeom prst="rect">
                      <a:avLst/>
                    </a:prstGeom>
                    <a:noFill/>
                    <a:ln>
                      <a:noFill/>
                    </a:ln>
                  </pic:spPr>
                </pic:pic>
              </a:graphicData>
            </a:graphic>
          </wp:inline>
        </w:drawing>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Sqoop Connectors</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Connectors are plugin components based on Sqoop’s extension framework and can be added to any existing Sqoop installation. </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Using specialized connectors, Sqoop can connect with external systems that have optimized import and export facilities, or do not support native JDBC. Once a connector is installed, Sqoop can use it to efficiently transfer data between Hadoop and the external store supported by the connector.</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By default Sqoop includes connectors for various popular databases such as MySQL, PostgreSQL, Oracle, SQL Server and DB2. Fast-path connectors are specialized connectors that use database specific batch tools to transfer data with high throughput. Sqoop also includes a generic JDBC connector that can be used to connect to any database that is accessible via JDBC.</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Apart from the built-in connectors, many companies have developed their own connectors that can be plugged into Sqoop. </w:t>
      </w:r>
    </w:p>
    <w:p w:rsidR="003138EF" w:rsidRPr="003138EF" w:rsidRDefault="003138EF" w:rsidP="003138EF">
      <w:pPr>
        <w:pStyle w:val="NoSpacing"/>
        <w:rPr>
          <w:rFonts w:ascii="Times New Roman" w:hAnsi="Times New Roman" w:cs="Times New Roman"/>
          <w:sz w:val="28"/>
          <w:szCs w:val="28"/>
        </w:rPr>
      </w:pPr>
      <w:proofErr w:type="gramStart"/>
      <w:r w:rsidRPr="003138EF">
        <w:rPr>
          <w:rFonts w:ascii="Times New Roman" w:hAnsi="Times New Roman" w:cs="Times New Roman"/>
          <w:sz w:val="28"/>
          <w:szCs w:val="28"/>
        </w:rPr>
        <w:t>sqoop-jobs</w:t>
      </w:r>
      <w:proofErr w:type="gramEnd"/>
    </w:p>
    <w:p w:rsidR="003138EF" w:rsidRPr="003138EF" w:rsidRDefault="003138EF" w:rsidP="003138EF">
      <w:pPr>
        <w:pStyle w:val="NoSpacing"/>
        <w:rPr>
          <w:rFonts w:ascii="Times New Roman" w:hAnsi="Times New Roman" w:cs="Times New Roman"/>
          <w:sz w:val="28"/>
          <w:szCs w:val="28"/>
          <w:u w:val="single"/>
        </w:rPr>
      </w:pPr>
      <w:r w:rsidRPr="003138EF">
        <w:rPr>
          <w:rFonts w:ascii="Times New Roman" w:hAnsi="Times New Roman" w:cs="Times New Roman"/>
          <w:sz w:val="28"/>
          <w:szCs w:val="28"/>
          <w:u w:val="single"/>
        </w:rPr>
        <w:t>Purpose</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lastRenderedPageBreak/>
        <w:t>The job tool allows you to create and work with saved jobs. Saved jobs remember the parameters used to specify a job, so they can be re-executed by invoking the job by its handle.</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If a saved job is configured to perform an incremental import, state regarding the most recently imported rows is updated in the saved job to allow the job to continually import only the newest rows.</w:t>
      </w:r>
    </w:p>
    <w:p w:rsidR="003138EF" w:rsidRPr="003138EF" w:rsidRDefault="003138EF" w:rsidP="003138EF">
      <w:pPr>
        <w:pStyle w:val="NoSpacing"/>
        <w:rPr>
          <w:rFonts w:ascii="Times New Roman" w:hAnsi="Times New Roman" w:cs="Times New Roman"/>
          <w:sz w:val="28"/>
          <w:szCs w:val="28"/>
          <w:u w:val="single"/>
        </w:rPr>
      </w:pPr>
      <w:r w:rsidRPr="003138EF">
        <w:rPr>
          <w:rFonts w:ascii="Times New Roman" w:hAnsi="Times New Roman" w:cs="Times New Roman"/>
          <w:sz w:val="28"/>
          <w:szCs w:val="28"/>
          <w:u w:val="single"/>
        </w:rPr>
        <w:t>Syntax</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w:t>
      </w:r>
      <w:proofErr w:type="gramStart"/>
      <w:r w:rsidRPr="003138EF">
        <w:rPr>
          <w:rFonts w:ascii="Times New Roman" w:eastAsia="Times New Roman" w:hAnsi="Times New Roman" w:cs="Times New Roman"/>
          <w:color w:val="222222"/>
          <w:sz w:val="28"/>
          <w:szCs w:val="28"/>
          <w:lang w:eastAsia="en-IN"/>
        </w:rPr>
        <w:t>sqoop</w:t>
      </w:r>
      <w:proofErr w:type="gramEnd"/>
      <w:r w:rsidRPr="003138EF">
        <w:rPr>
          <w:rFonts w:ascii="Times New Roman" w:eastAsia="Times New Roman" w:hAnsi="Times New Roman" w:cs="Times New Roman"/>
          <w:color w:val="222222"/>
          <w:sz w:val="28"/>
          <w:szCs w:val="28"/>
          <w:lang w:eastAsia="en-IN"/>
        </w:rPr>
        <w:t xml:space="preserve"> job (generic-args) (job-args) [-- [subtool-name] (subtool-args)]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w:t>
      </w:r>
      <w:proofErr w:type="gramStart"/>
      <w:r w:rsidRPr="003138EF">
        <w:rPr>
          <w:rFonts w:ascii="Times New Roman" w:eastAsia="Times New Roman" w:hAnsi="Times New Roman" w:cs="Times New Roman"/>
          <w:color w:val="222222"/>
          <w:sz w:val="28"/>
          <w:szCs w:val="28"/>
          <w:lang w:eastAsia="en-IN"/>
        </w:rPr>
        <w:t>sqoop-job</w:t>
      </w:r>
      <w:proofErr w:type="gramEnd"/>
      <w:r w:rsidRPr="003138EF">
        <w:rPr>
          <w:rFonts w:ascii="Times New Roman" w:eastAsia="Times New Roman" w:hAnsi="Times New Roman" w:cs="Times New Roman"/>
          <w:color w:val="222222"/>
          <w:sz w:val="28"/>
          <w:szCs w:val="28"/>
          <w:lang w:eastAsia="en-IN"/>
        </w:rPr>
        <w:t xml:space="preserve"> (generic-args) (job-args) [-- [subtool-name] (subtool-args)]</w:t>
      </w:r>
    </w:p>
    <w:p w:rsidR="003138EF" w:rsidRPr="003138EF" w:rsidRDefault="003138EF" w:rsidP="003138EF">
      <w:pPr>
        <w:pStyle w:val="NoSpacing"/>
        <w:rPr>
          <w:rFonts w:ascii="Times New Roman" w:hAnsi="Times New Roman" w:cs="Times New Roman"/>
          <w:sz w:val="28"/>
          <w:szCs w:val="28"/>
          <w:u w:val="single"/>
        </w:rPr>
      </w:pPr>
      <w:r w:rsidRPr="003138EF">
        <w:rPr>
          <w:rFonts w:ascii="Times New Roman" w:hAnsi="Times New Roman" w:cs="Times New Roman"/>
          <w:sz w:val="28"/>
          <w:szCs w:val="28"/>
          <w:u w:val="single"/>
        </w:rPr>
        <w:t>Saved jobs and passwords</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The Sqoop metastore is not a secure resource. Multiple users can access its contents. For this reason, Sqoop does not store passwords in the metastore. If you create a job that requires a password, you will be prompted for that password each time you execute the job.</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You can enable passwords in the metastore by setting </w:t>
      </w:r>
      <w:r w:rsidRPr="003138EF">
        <w:rPr>
          <w:rFonts w:ascii="Times New Roman" w:hAnsi="Times New Roman" w:cs="Times New Roman"/>
          <w:i/>
          <w:sz w:val="28"/>
          <w:szCs w:val="28"/>
        </w:rPr>
        <w:t>sqoop.metastore.client.record.password</w:t>
      </w:r>
      <w:r w:rsidRPr="003138EF">
        <w:rPr>
          <w:rFonts w:ascii="Times New Roman" w:hAnsi="Times New Roman" w:cs="Times New Roman"/>
          <w:sz w:val="28"/>
          <w:szCs w:val="28"/>
        </w:rPr>
        <w:t xml:space="preserve"> to true in the configuration.</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Note that you have to set sqoop.metastore.client.record.password to true if you are executing saved jobs via Oozie because Sqoop cannot prompt the user to enter passwords while being executed as Oozie tasks.</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Available commands-:</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codegen</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Generate code to interact with database records</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create-hive-table</w:t>
      </w:r>
      <w:proofErr w:type="gramEnd"/>
      <w:r w:rsidRPr="003138EF">
        <w:rPr>
          <w:rFonts w:ascii="Times New Roman" w:hAnsi="Times New Roman" w:cs="Times New Roman"/>
          <w:color w:val="333333"/>
          <w:sz w:val="28"/>
          <w:szCs w:val="28"/>
          <w:shd w:val="clear" w:color="auto" w:fill="FFFFFF"/>
        </w:rPr>
        <w:tab/>
        <w:t xml:space="preserve"> Import a table definition into Hive</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eval</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Evaluate a SQL statement and display the results</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export</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Export an HDFS directory to a database table</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help</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 xml:space="preserve"> List available commands</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import</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Import a table from a database to HDFS</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import-all-tables</w:t>
      </w:r>
      <w:proofErr w:type="gramEnd"/>
      <w:r w:rsidRPr="003138EF">
        <w:rPr>
          <w:rFonts w:ascii="Times New Roman" w:hAnsi="Times New Roman" w:cs="Times New Roman"/>
          <w:color w:val="333333"/>
          <w:sz w:val="28"/>
          <w:szCs w:val="28"/>
          <w:shd w:val="clear" w:color="auto" w:fill="FFFFFF"/>
        </w:rPr>
        <w:tab/>
        <w:t>Import tables from a database to HDFS</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job</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Work with saved jobs</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list-databases</w:t>
      </w:r>
      <w:proofErr w:type="gramEnd"/>
      <w:r w:rsidRPr="003138EF">
        <w:rPr>
          <w:rFonts w:ascii="Times New Roman" w:hAnsi="Times New Roman" w:cs="Times New Roman"/>
          <w:color w:val="333333"/>
          <w:sz w:val="28"/>
          <w:szCs w:val="28"/>
          <w:shd w:val="clear" w:color="auto" w:fill="FFFFFF"/>
        </w:rPr>
        <w:tab/>
        <w:t>List available databases on a server</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list-tables</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List available tables in a database</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merge</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Merge results of incremental imports</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metastore</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Run a standalone Sqoop metastore</w:t>
      </w:r>
    </w:p>
    <w:p w:rsidR="003138EF" w:rsidRPr="003138EF" w:rsidRDefault="003138EF" w:rsidP="003138EF">
      <w:pPr>
        <w:pStyle w:val="NoSpacing"/>
        <w:rPr>
          <w:rFonts w:ascii="Times New Roman" w:hAnsi="Times New Roman" w:cs="Times New Roman"/>
          <w:color w:val="333333"/>
          <w:sz w:val="28"/>
          <w:szCs w:val="28"/>
          <w:shd w:val="clear" w:color="auto" w:fill="FFFFFF"/>
        </w:rPr>
      </w:pPr>
      <w:proofErr w:type="gramStart"/>
      <w:r w:rsidRPr="003138EF">
        <w:rPr>
          <w:rFonts w:ascii="Times New Roman" w:hAnsi="Times New Roman" w:cs="Times New Roman"/>
          <w:color w:val="333333"/>
          <w:sz w:val="28"/>
          <w:szCs w:val="28"/>
          <w:shd w:val="clear" w:color="auto" w:fill="FFFFFF"/>
        </w:rPr>
        <w:t>version</w:t>
      </w:r>
      <w:proofErr w:type="gramEnd"/>
      <w:r w:rsidRPr="003138EF">
        <w:rPr>
          <w:rFonts w:ascii="Times New Roman" w:hAnsi="Times New Roman" w:cs="Times New Roman"/>
          <w:color w:val="333333"/>
          <w:sz w:val="28"/>
          <w:szCs w:val="28"/>
          <w:shd w:val="clear" w:color="auto" w:fill="FFFFFF"/>
        </w:rPr>
        <w:tab/>
      </w:r>
      <w:r w:rsidRPr="003138EF">
        <w:rPr>
          <w:rFonts w:ascii="Times New Roman" w:hAnsi="Times New Roman" w:cs="Times New Roman"/>
          <w:color w:val="333333"/>
          <w:sz w:val="28"/>
          <w:szCs w:val="28"/>
          <w:shd w:val="clear" w:color="auto" w:fill="FFFFFF"/>
        </w:rPr>
        <w:tab/>
        <w:t>Display version information</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Instruction Procedure</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If no tool name is provided (for example, the user runs sqoop help), then the available tools are listed. With a tool name, the usage instructions for that specific tool are presented on the console.</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List available tools: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w:t>
      </w:r>
      <w:proofErr w:type="gramStart"/>
      <w:r w:rsidRPr="003138EF">
        <w:rPr>
          <w:rFonts w:ascii="Times New Roman" w:eastAsia="Times New Roman" w:hAnsi="Times New Roman" w:cs="Times New Roman"/>
          <w:color w:val="222222"/>
          <w:sz w:val="28"/>
          <w:szCs w:val="28"/>
          <w:lang w:eastAsia="en-IN"/>
        </w:rPr>
        <w:t>sqoop</w:t>
      </w:r>
      <w:proofErr w:type="gramEnd"/>
      <w:r w:rsidRPr="003138EF">
        <w:rPr>
          <w:rFonts w:ascii="Times New Roman" w:eastAsia="Times New Roman" w:hAnsi="Times New Roman" w:cs="Times New Roman"/>
          <w:color w:val="222222"/>
          <w:sz w:val="28"/>
          <w:szCs w:val="28"/>
          <w:lang w:eastAsia="en-IN"/>
        </w:rPr>
        <w:t xml:space="preserve"> help</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proofErr w:type="gramStart"/>
      <w:r w:rsidRPr="003138EF">
        <w:rPr>
          <w:rFonts w:ascii="Times New Roman" w:eastAsia="Times New Roman" w:hAnsi="Times New Roman" w:cs="Times New Roman"/>
          <w:color w:val="222222"/>
          <w:sz w:val="28"/>
          <w:szCs w:val="28"/>
          <w:lang w:eastAsia="en-IN"/>
        </w:rPr>
        <w:t>usage</w:t>
      </w:r>
      <w:proofErr w:type="gramEnd"/>
      <w:r w:rsidRPr="003138EF">
        <w:rPr>
          <w:rFonts w:ascii="Times New Roman" w:eastAsia="Times New Roman" w:hAnsi="Times New Roman" w:cs="Times New Roman"/>
          <w:color w:val="222222"/>
          <w:sz w:val="28"/>
          <w:szCs w:val="28"/>
          <w:lang w:eastAsia="en-IN"/>
        </w:rPr>
        <w:t>: sqoop COMMAND [ARGS]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lastRenderedPageBreak/>
        <w:t>Available commands: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proofErr w:type="gramStart"/>
      <w:r w:rsidRPr="003138EF">
        <w:rPr>
          <w:rFonts w:ascii="Times New Roman" w:eastAsia="Times New Roman" w:hAnsi="Times New Roman" w:cs="Times New Roman"/>
          <w:color w:val="222222"/>
          <w:sz w:val="28"/>
          <w:szCs w:val="28"/>
          <w:lang w:eastAsia="en-IN"/>
        </w:rPr>
        <w:t>codegen</w:t>
      </w:r>
      <w:proofErr w:type="gramEnd"/>
      <w:r w:rsidRPr="003138EF">
        <w:rPr>
          <w:rFonts w:ascii="Times New Roman" w:eastAsia="Times New Roman" w:hAnsi="Times New Roman" w:cs="Times New Roman"/>
          <w:color w:val="222222"/>
          <w:sz w:val="28"/>
          <w:szCs w:val="28"/>
          <w:lang w:eastAsia="en-IN"/>
        </w:rPr>
        <w:t xml:space="preserve">            Generate code to interact with database records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create-hive-</w:t>
      </w:r>
      <w:proofErr w:type="gramStart"/>
      <w:r w:rsidRPr="003138EF">
        <w:rPr>
          <w:rFonts w:ascii="Times New Roman" w:eastAsia="Times New Roman" w:hAnsi="Times New Roman" w:cs="Times New Roman"/>
          <w:color w:val="222222"/>
          <w:sz w:val="28"/>
          <w:szCs w:val="28"/>
          <w:lang w:eastAsia="en-IN"/>
        </w:rPr>
        <w:t>table  Import</w:t>
      </w:r>
      <w:proofErr w:type="gramEnd"/>
      <w:r w:rsidRPr="003138EF">
        <w:rPr>
          <w:rFonts w:ascii="Times New Roman" w:eastAsia="Times New Roman" w:hAnsi="Times New Roman" w:cs="Times New Roman"/>
          <w:color w:val="222222"/>
          <w:sz w:val="28"/>
          <w:szCs w:val="28"/>
          <w:lang w:eastAsia="en-IN"/>
        </w:rPr>
        <w:t xml:space="preserve"> a table definition into Hive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proofErr w:type="gramStart"/>
      <w:r w:rsidRPr="003138EF">
        <w:rPr>
          <w:rFonts w:ascii="Times New Roman" w:eastAsia="Times New Roman" w:hAnsi="Times New Roman" w:cs="Times New Roman"/>
          <w:color w:val="222222"/>
          <w:sz w:val="28"/>
          <w:szCs w:val="28"/>
          <w:lang w:eastAsia="en-IN"/>
        </w:rPr>
        <w:t>eval</w:t>
      </w:r>
      <w:proofErr w:type="gramEnd"/>
      <w:r w:rsidRPr="003138EF">
        <w:rPr>
          <w:rFonts w:ascii="Times New Roman" w:eastAsia="Times New Roman" w:hAnsi="Times New Roman" w:cs="Times New Roman"/>
          <w:color w:val="222222"/>
          <w:sz w:val="28"/>
          <w:szCs w:val="28"/>
          <w:lang w:eastAsia="en-IN"/>
        </w:rPr>
        <w:t xml:space="preserve">               Evaluate a SQL statement and display the results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proofErr w:type="gramStart"/>
      <w:r w:rsidRPr="003138EF">
        <w:rPr>
          <w:rFonts w:ascii="Times New Roman" w:eastAsia="Times New Roman" w:hAnsi="Times New Roman" w:cs="Times New Roman"/>
          <w:color w:val="222222"/>
          <w:sz w:val="28"/>
          <w:szCs w:val="28"/>
          <w:lang w:eastAsia="en-IN"/>
        </w:rPr>
        <w:t>exportExport</w:t>
      </w:r>
      <w:proofErr w:type="gramEnd"/>
      <w:r w:rsidRPr="003138EF">
        <w:rPr>
          <w:rFonts w:ascii="Times New Roman" w:eastAsia="Times New Roman" w:hAnsi="Times New Roman" w:cs="Times New Roman"/>
          <w:color w:val="222222"/>
          <w:sz w:val="28"/>
          <w:szCs w:val="28"/>
          <w:lang w:eastAsia="en-IN"/>
        </w:rPr>
        <w:t xml:space="preserve"> an HDFS directory to a database table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See 'sqoop help COMMAND' for information on a specific command.</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Display usage instructions for the import tool:</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w:t>
      </w:r>
      <w:proofErr w:type="gramStart"/>
      <w:r w:rsidRPr="003138EF">
        <w:rPr>
          <w:rFonts w:ascii="Times New Roman" w:eastAsia="Times New Roman" w:hAnsi="Times New Roman" w:cs="Times New Roman"/>
          <w:color w:val="222222"/>
          <w:sz w:val="28"/>
          <w:szCs w:val="28"/>
          <w:lang w:eastAsia="en-IN"/>
        </w:rPr>
        <w:t>bin/sqoop</w:t>
      </w:r>
      <w:proofErr w:type="gramEnd"/>
      <w:r w:rsidRPr="003138EF">
        <w:rPr>
          <w:rFonts w:ascii="Times New Roman" w:eastAsia="Times New Roman" w:hAnsi="Times New Roman" w:cs="Times New Roman"/>
          <w:color w:val="222222"/>
          <w:sz w:val="28"/>
          <w:szCs w:val="28"/>
          <w:lang w:eastAsia="en-IN"/>
        </w:rPr>
        <w:t xml:space="preserve"> help import</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proofErr w:type="gramStart"/>
      <w:r w:rsidRPr="003138EF">
        <w:rPr>
          <w:rFonts w:ascii="Times New Roman" w:eastAsia="Times New Roman" w:hAnsi="Times New Roman" w:cs="Times New Roman"/>
          <w:color w:val="222222"/>
          <w:sz w:val="28"/>
          <w:szCs w:val="28"/>
          <w:lang w:eastAsia="en-IN"/>
        </w:rPr>
        <w:t>usage</w:t>
      </w:r>
      <w:proofErr w:type="gramEnd"/>
      <w:r w:rsidRPr="003138EF">
        <w:rPr>
          <w:rFonts w:ascii="Times New Roman" w:eastAsia="Times New Roman" w:hAnsi="Times New Roman" w:cs="Times New Roman"/>
          <w:color w:val="222222"/>
          <w:sz w:val="28"/>
          <w:szCs w:val="28"/>
          <w:lang w:eastAsia="en-IN"/>
        </w:rPr>
        <w:t>: sqoop import [GENERIC-ARGS] [TOOL-ARGS]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Common arguments: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--connect &lt;jdbc-uri&gt;     Specify JDBC connect string</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--connection-manager &lt;class-name&gt;     Specify connection manager class to use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--driver &lt;class-name&gt;</w:t>
      </w:r>
      <w:proofErr w:type="gramStart"/>
      <w:r w:rsidRPr="003138EF">
        <w:rPr>
          <w:rFonts w:ascii="Times New Roman" w:eastAsia="Times New Roman" w:hAnsi="Times New Roman" w:cs="Times New Roman"/>
          <w:color w:val="222222"/>
          <w:sz w:val="28"/>
          <w:szCs w:val="28"/>
          <w:lang w:eastAsia="en-IN"/>
        </w:rPr>
        <w:t>Manually</w:t>
      </w:r>
      <w:proofErr w:type="gramEnd"/>
      <w:r w:rsidRPr="003138EF">
        <w:rPr>
          <w:rFonts w:ascii="Times New Roman" w:eastAsia="Times New Roman" w:hAnsi="Times New Roman" w:cs="Times New Roman"/>
          <w:color w:val="222222"/>
          <w:sz w:val="28"/>
          <w:szCs w:val="28"/>
          <w:lang w:eastAsia="en-IN"/>
        </w:rPr>
        <w:t xml:space="preserve"> specify JDBC driver class to use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--hadoop-home &lt;dir&gt;      Override $HADOOP_HOME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--help                   Print usage instructions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-P                          Read password from console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--password &lt;password&gt;    Set authentication password</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--username &lt;username&gt;    Set authentication username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--verbose                Print more information while working</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Import control arguments: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w:t>
      </w:r>
      <w:proofErr w:type="gramStart"/>
      <w:r w:rsidRPr="003138EF">
        <w:rPr>
          <w:rFonts w:ascii="Times New Roman" w:eastAsia="Times New Roman" w:hAnsi="Times New Roman" w:cs="Times New Roman"/>
          <w:color w:val="222222"/>
          <w:sz w:val="28"/>
          <w:szCs w:val="28"/>
          <w:lang w:eastAsia="en-IN"/>
        </w:rPr>
        <w:t>as-</w:t>
      </w:r>
      <w:proofErr w:type="gramEnd"/>
      <w:r w:rsidRPr="003138EF">
        <w:rPr>
          <w:rFonts w:ascii="Times New Roman" w:eastAsia="Times New Roman" w:hAnsi="Times New Roman" w:cs="Times New Roman"/>
          <w:color w:val="222222"/>
          <w:sz w:val="28"/>
          <w:szCs w:val="28"/>
          <w:lang w:eastAsia="en-IN"/>
        </w:rPr>
        <w:t>avrodatafileImports data to Avro Data Files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w:t>
      </w:r>
      <w:proofErr w:type="gramStart"/>
      <w:r w:rsidRPr="003138EF">
        <w:rPr>
          <w:rFonts w:ascii="Times New Roman" w:eastAsia="Times New Roman" w:hAnsi="Times New Roman" w:cs="Times New Roman"/>
          <w:color w:val="222222"/>
          <w:sz w:val="28"/>
          <w:szCs w:val="28"/>
          <w:lang w:eastAsia="en-IN"/>
        </w:rPr>
        <w:t>as-</w:t>
      </w:r>
      <w:proofErr w:type="gramEnd"/>
      <w:r w:rsidRPr="003138EF">
        <w:rPr>
          <w:rFonts w:ascii="Times New Roman" w:eastAsia="Times New Roman" w:hAnsi="Times New Roman" w:cs="Times New Roman"/>
          <w:color w:val="222222"/>
          <w:sz w:val="28"/>
          <w:szCs w:val="28"/>
          <w:lang w:eastAsia="en-IN"/>
        </w:rPr>
        <w:t>sequencefileImports data to SequenceFiles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w:t>
      </w:r>
      <w:proofErr w:type="gramStart"/>
      <w:r w:rsidRPr="003138EF">
        <w:rPr>
          <w:rFonts w:ascii="Times New Roman" w:eastAsia="Times New Roman" w:hAnsi="Times New Roman" w:cs="Times New Roman"/>
          <w:color w:val="222222"/>
          <w:sz w:val="28"/>
          <w:szCs w:val="28"/>
          <w:lang w:eastAsia="en-IN"/>
        </w:rPr>
        <w:t>as-</w:t>
      </w:r>
      <w:proofErr w:type="gramEnd"/>
      <w:r w:rsidRPr="003138EF">
        <w:rPr>
          <w:rFonts w:ascii="Times New Roman" w:eastAsia="Times New Roman" w:hAnsi="Times New Roman" w:cs="Times New Roman"/>
          <w:color w:val="222222"/>
          <w:sz w:val="28"/>
          <w:szCs w:val="28"/>
          <w:lang w:eastAsia="en-IN"/>
        </w:rPr>
        <w:t>textfile            Imports data as plain text (default)</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To control the operation of each Sqoop tool, you use generic and specific arguments.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w:t>
      </w:r>
      <w:proofErr w:type="gramStart"/>
      <w:r w:rsidRPr="003138EF">
        <w:rPr>
          <w:rFonts w:ascii="Times New Roman" w:eastAsia="Times New Roman" w:hAnsi="Times New Roman" w:cs="Times New Roman"/>
          <w:color w:val="222222"/>
          <w:sz w:val="28"/>
          <w:szCs w:val="28"/>
          <w:lang w:eastAsia="en-IN"/>
        </w:rPr>
        <w:t>sqoop</w:t>
      </w:r>
      <w:proofErr w:type="gramEnd"/>
      <w:r w:rsidRPr="003138EF">
        <w:rPr>
          <w:rFonts w:ascii="Times New Roman" w:eastAsia="Times New Roman" w:hAnsi="Times New Roman" w:cs="Times New Roman"/>
          <w:color w:val="222222"/>
          <w:sz w:val="28"/>
          <w:szCs w:val="28"/>
          <w:lang w:eastAsia="en-IN"/>
        </w:rPr>
        <w:t xml:space="preserve"> help import</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proofErr w:type="gramStart"/>
      <w:r w:rsidRPr="003138EF">
        <w:rPr>
          <w:rFonts w:ascii="Times New Roman" w:eastAsia="Times New Roman" w:hAnsi="Times New Roman" w:cs="Times New Roman"/>
          <w:color w:val="222222"/>
          <w:sz w:val="28"/>
          <w:szCs w:val="28"/>
          <w:lang w:eastAsia="en-IN"/>
        </w:rPr>
        <w:t>usage</w:t>
      </w:r>
      <w:proofErr w:type="gramEnd"/>
      <w:r w:rsidRPr="003138EF">
        <w:rPr>
          <w:rFonts w:ascii="Times New Roman" w:eastAsia="Times New Roman" w:hAnsi="Times New Roman" w:cs="Times New Roman"/>
          <w:color w:val="222222"/>
          <w:sz w:val="28"/>
          <w:szCs w:val="28"/>
          <w:lang w:eastAsia="en-IN"/>
        </w:rPr>
        <w:t>: sqoop import [GENERIC-ARGS] [TOOL-ARGS]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Common arguments: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--connect &lt;jdbc-uri&gt;     Specify JDBC connect string</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--connect-manager &lt;jdbc-uri&gt;     Specify connection manager class to use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--driver &lt;class-name&gt;</w:t>
      </w:r>
      <w:proofErr w:type="gramStart"/>
      <w:r w:rsidRPr="003138EF">
        <w:rPr>
          <w:rFonts w:ascii="Times New Roman" w:eastAsia="Times New Roman" w:hAnsi="Times New Roman" w:cs="Times New Roman"/>
          <w:color w:val="222222"/>
          <w:sz w:val="28"/>
          <w:szCs w:val="28"/>
          <w:lang w:eastAsia="en-IN"/>
        </w:rPr>
        <w:t>Manually</w:t>
      </w:r>
      <w:proofErr w:type="gramEnd"/>
      <w:r w:rsidRPr="003138EF">
        <w:rPr>
          <w:rFonts w:ascii="Times New Roman" w:eastAsia="Times New Roman" w:hAnsi="Times New Roman" w:cs="Times New Roman"/>
          <w:color w:val="222222"/>
          <w:sz w:val="28"/>
          <w:szCs w:val="28"/>
          <w:lang w:eastAsia="en-IN"/>
        </w:rPr>
        <w:t xml:space="preserve"> specify JDBC driver class to use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--hadoop-home &lt;dir&gt;      Override $HADOOP_HOME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--help                   Print usage instructions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-P                          Read password from console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--password &lt;password&gt;    Set authentication password</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--username &lt;username&gt;    Set authentication username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 xml:space="preserve">   --verbose                Print more information while working</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lastRenderedPageBreak/>
        <w:t>[...]</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Generic Hadoop command-line arguments: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w:t>
      </w:r>
      <w:proofErr w:type="gramStart"/>
      <w:r w:rsidRPr="003138EF">
        <w:rPr>
          <w:rFonts w:ascii="Times New Roman" w:eastAsia="Times New Roman" w:hAnsi="Times New Roman" w:cs="Times New Roman"/>
          <w:color w:val="222222"/>
          <w:sz w:val="28"/>
          <w:szCs w:val="28"/>
          <w:lang w:eastAsia="en-IN"/>
        </w:rPr>
        <w:t>mustpreceed</w:t>
      </w:r>
      <w:proofErr w:type="gramEnd"/>
      <w:r w:rsidRPr="003138EF">
        <w:rPr>
          <w:rFonts w:ascii="Times New Roman" w:eastAsia="Times New Roman" w:hAnsi="Times New Roman" w:cs="Times New Roman"/>
          <w:color w:val="222222"/>
          <w:sz w:val="28"/>
          <w:szCs w:val="28"/>
          <w:lang w:eastAsia="en-IN"/>
        </w:rPr>
        <w:t xml:space="preserve"> any tool-specific arguments)</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Generic options supported are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-conf&lt;configuration file&gt;     specify an application configuration file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-D &lt;property=value&gt;            use value for given property</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-fs&lt;local|namenode</w:t>
      </w:r>
      <w:proofErr w:type="gramStart"/>
      <w:r w:rsidRPr="003138EF">
        <w:rPr>
          <w:rFonts w:ascii="Times New Roman" w:eastAsia="Times New Roman" w:hAnsi="Times New Roman" w:cs="Times New Roman"/>
          <w:color w:val="222222"/>
          <w:sz w:val="28"/>
          <w:szCs w:val="28"/>
          <w:lang w:eastAsia="en-IN"/>
        </w:rPr>
        <w:t>:port</w:t>
      </w:r>
      <w:proofErr w:type="gramEnd"/>
      <w:r w:rsidRPr="003138EF">
        <w:rPr>
          <w:rFonts w:ascii="Times New Roman" w:eastAsia="Times New Roman" w:hAnsi="Times New Roman" w:cs="Times New Roman"/>
          <w:color w:val="222222"/>
          <w:sz w:val="28"/>
          <w:szCs w:val="28"/>
          <w:lang w:eastAsia="en-IN"/>
        </w:rPr>
        <w:t>&gt;      specify a namenode</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-jt&lt;local|jobtracker</w:t>
      </w:r>
      <w:proofErr w:type="gramStart"/>
      <w:r w:rsidRPr="003138EF">
        <w:rPr>
          <w:rFonts w:ascii="Times New Roman" w:eastAsia="Times New Roman" w:hAnsi="Times New Roman" w:cs="Times New Roman"/>
          <w:color w:val="222222"/>
          <w:sz w:val="28"/>
          <w:szCs w:val="28"/>
          <w:lang w:eastAsia="en-IN"/>
        </w:rPr>
        <w:t>:port</w:t>
      </w:r>
      <w:proofErr w:type="gramEnd"/>
      <w:r w:rsidRPr="003138EF">
        <w:rPr>
          <w:rFonts w:ascii="Times New Roman" w:eastAsia="Times New Roman" w:hAnsi="Times New Roman" w:cs="Times New Roman"/>
          <w:color w:val="222222"/>
          <w:sz w:val="28"/>
          <w:szCs w:val="28"/>
          <w:lang w:eastAsia="en-IN"/>
        </w:rPr>
        <w:t>&gt;    specify a job tracker</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-files &lt;comma separated list of files&gt;    specify comma separated files to be copied to the map reduce cluster</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-libjars&lt;comma separated list of jars&gt;    specify comma separated jar files to include in the classpath.</w:t>
      </w:r>
    </w:p>
    <w:p w:rsidR="003138EF" w:rsidRPr="003138EF" w:rsidRDefault="003138EF" w:rsidP="003138EF">
      <w:pPr>
        <w:pStyle w:val="NoSpacing"/>
        <w:rPr>
          <w:rFonts w:ascii="Times New Roman" w:eastAsia="Times New Roman" w:hAnsi="Times New Roman" w:cs="Times New Roman"/>
          <w:color w:val="222222"/>
          <w:sz w:val="28"/>
          <w:szCs w:val="28"/>
          <w:lang w:eastAsia="en-IN"/>
        </w:rPr>
      </w:pPr>
      <w:r w:rsidRPr="003138EF">
        <w:rPr>
          <w:rFonts w:ascii="Times New Roman" w:eastAsia="Times New Roman" w:hAnsi="Times New Roman" w:cs="Times New Roman"/>
          <w:color w:val="222222"/>
          <w:sz w:val="28"/>
          <w:szCs w:val="28"/>
          <w:lang w:eastAsia="en-IN"/>
        </w:rPr>
        <w:t>-archives &lt;comma separated list of archives&gt;    specify comma separated archives to be unarchived on the compute machines.</w:t>
      </w:r>
    </w:p>
    <w:p w:rsidR="003138EF" w:rsidRPr="003138EF" w:rsidRDefault="003138EF" w:rsidP="003138EF">
      <w:pPr>
        <w:pStyle w:val="NoSpacing"/>
        <w:rPr>
          <w:rFonts w:ascii="Times New Roman" w:hAnsi="Times New Roman" w:cs="Times New Roman"/>
          <w:sz w:val="28"/>
          <w:szCs w:val="28"/>
        </w:rPr>
      </w:pP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The general command line syntax is</w:t>
      </w:r>
    </w:p>
    <w:p w:rsidR="003138EF" w:rsidRPr="003138EF" w:rsidRDefault="003138EF" w:rsidP="003138EF">
      <w:pPr>
        <w:pStyle w:val="NoSpacing"/>
        <w:rPr>
          <w:rFonts w:ascii="Times New Roman" w:hAnsi="Times New Roman" w:cs="Times New Roman"/>
          <w:sz w:val="28"/>
          <w:szCs w:val="28"/>
        </w:rPr>
      </w:pPr>
      <w:proofErr w:type="gramStart"/>
      <w:r w:rsidRPr="003138EF">
        <w:rPr>
          <w:rFonts w:ascii="Times New Roman" w:hAnsi="Times New Roman" w:cs="Times New Roman"/>
          <w:sz w:val="28"/>
          <w:szCs w:val="28"/>
        </w:rPr>
        <w:t>bin/hadoop</w:t>
      </w:r>
      <w:proofErr w:type="gramEnd"/>
      <w:r w:rsidRPr="003138EF">
        <w:rPr>
          <w:rFonts w:ascii="Times New Roman" w:hAnsi="Times New Roman" w:cs="Times New Roman"/>
          <w:sz w:val="28"/>
          <w:szCs w:val="28"/>
        </w:rPr>
        <w:t xml:space="preserve"> command [genericOptions] [commandOptions]</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You must supply the generic arguments -conf, -D, and so on after the tool name but before any tool-specific arguments (such as --connect). </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Note that generic Hadoop arguments are preceeded by a single dash character (-), whereas tool-specific arguments start with two dashes (--), unless they are single character arguments such as -P.</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The -conf, -D, -fs and -jt arguments control the configuration and Hadoop server settings. For example, the -D mapred.job.name=&lt;job_name&gt; can be used to set the name of the MR job that Sqoop launches, if not specified, the name defaults to the jar name for the job - which is derived from the used table name.</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The -files, -libjars, and -archives arguments are not typically used with Sqoop, but they are included as part of Hadoop's internal argument-parsing system.</w:t>
      </w:r>
    </w:p>
    <w:p w:rsidR="003138EF" w:rsidRPr="003138EF" w:rsidRDefault="003138EF" w:rsidP="003138EF">
      <w:pPr>
        <w:pStyle w:val="NoSpacing"/>
        <w:rPr>
          <w:rFonts w:ascii="Times New Roman" w:hAnsi="Times New Roman" w:cs="Times New Roman"/>
          <w:sz w:val="28"/>
          <w:szCs w:val="28"/>
        </w:rPr>
      </w:pPr>
    </w:p>
    <w:p w:rsidR="003138EF" w:rsidRPr="003138EF" w:rsidRDefault="003138EF" w:rsidP="003138EF">
      <w:pPr>
        <w:pStyle w:val="NoSpacing"/>
        <w:rPr>
          <w:rFonts w:ascii="Times New Roman" w:hAnsi="Times New Roman" w:cs="Times New Roman"/>
          <w:sz w:val="28"/>
          <w:szCs w:val="28"/>
        </w:rPr>
      </w:pP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Directory use</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By default, Sqoop will import a table named foo to a directory named foo inside your home directory in HDFS. For example, if your username is someuser, then the import tool will write to /user/someuser/foo</w:t>
      </w:r>
      <w:proofErr w:type="gramStart"/>
      <w:r w:rsidRPr="003138EF">
        <w:rPr>
          <w:rFonts w:ascii="Times New Roman" w:hAnsi="Times New Roman" w:cs="Times New Roman"/>
          <w:sz w:val="28"/>
          <w:szCs w:val="28"/>
        </w:rPr>
        <w:t>/(</w:t>
      </w:r>
      <w:proofErr w:type="gramEnd"/>
      <w:r w:rsidRPr="003138EF">
        <w:rPr>
          <w:rFonts w:ascii="Times New Roman" w:hAnsi="Times New Roman" w:cs="Times New Roman"/>
          <w:sz w:val="28"/>
          <w:szCs w:val="28"/>
        </w:rPr>
        <w:t xml:space="preserve">files). You can adjust the parent directory of the import with the --warehouse-dir argument. </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For example:</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 </w:t>
      </w:r>
      <w:proofErr w:type="gramStart"/>
      <w:r w:rsidRPr="003138EF">
        <w:rPr>
          <w:rFonts w:ascii="Times New Roman" w:hAnsi="Times New Roman" w:cs="Times New Roman"/>
          <w:sz w:val="28"/>
          <w:szCs w:val="28"/>
        </w:rPr>
        <w:t>sqoop</w:t>
      </w:r>
      <w:proofErr w:type="gramEnd"/>
      <w:r w:rsidRPr="003138EF">
        <w:rPr>
          <w:rFonts w:ascii="Times New Roman" w:hAnsi="Times New Roman" w:cs="Times New Roman"/>
          <w:sz w:val="28"/>
          <w:szCs w:val="28"/>
        </w:rPr>
        <w:t xml:space="preserve"> import --connnect&lt;connect-str&gt; --table foo --warehouse-dir /shared \</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    ...</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This command would write to a set of files in the /shared/foo/ directory.</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lastRenderedPageBreak/>
        <w:t>You can also explicitly choose the target directory, like so:</w:t>
      </w:r>
    </w:p>
    <w:p w:rsidR="003138EF" w:rsidRPr="003138EF" w:rsidRDefault="003138EF" w:rsidP="003138EF">
      <w:pPr>
        <w:pStyle w:val="NoSpacing"/>
        <w:rPr>
          <w:rFonts w:ascii="Times New Roman" w:hAnsi="Times New Roman" w:cs="Times New Roman"/>
          <w:sz w:val="28"/>
          <w:szCs w:val="28"/>
        </w:rPr>
      </w:pPr>
      <w:bookmarkStart w:id="7" w:name="_GoBack"/>
      <w:bookmarkEnd w:id="7"/>
      <w:r w:rsidRPr="003138EF">
        <w:rPr>
          <w:rFonts w:ascii="Times New Roman" w:hAnsi="Times New Roman" w:cs="Times New Roman"/>
          <w:sz w:val="28"/>
          <w:szCs w:val="28"/>
        </w:rPr>
        <w:t xml:space="preserve">$ </w:t>
      </w:r>
      <w:proofErr w:type="gramStart"/>
      <w:r w:rsidRPr="003138EF">
        <w:rPr>
          <w:rFonts w:ascii="Times New Roman" w:hAnsi="Times New Roman" w:cs="Times New Roman"/>
          <w:sz w:val="28"/>
          <w:szCs w:val="28"/>
        </w:rPr>
        <w:t>sqoop</w:t>
      </w:r>
      <w:proofErr w:type="gramEnd"/>
      <w:r w:rsidRPr="003138EF">
        <w:rPr>
          <w:rFonts w:ascii="Times New Roman" w:hAnsi="Times New Roman" w:cs="Times New Roman"/>
          <w:sz w:val="28"/>
          <w:szCs w:val="28"/>
        </w:rPr>
        <w:t xml:space="preserve"> import --connnect&lt;connect-str&gt; --table foo --target-dir /dest \</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 xml:space="preserve">    ...</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This will import the files into the /dest directory. --target-dir is incompatible with --warehouse-dir.</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By default, imports go to a new target location. If the destination directory already exists in HDFS, Sqoop will refuse to import and overwrite that directory's contents. If you use the --append argument, Sqoop will import data to a temporary directory and then rename the files into the normal target directory in a manner that does not conflict with existing filenames in that directory.</w:t>
      </w:r>
    </w:p>
    <w:p w:rsidR="003138EF" w:rsidRPr="003138EF" w:rsidRDefault="003138EF" w:rsidP="003138EF">
      <w:pPr>
        <w:pStyle w:val="NoSpacing"/>
        <w:rPr>
          <w:rFonts w:ascii="Times New Roman" w:hAnsi="Times New Roman" w:cs="Times New Roman"/>
          <w:sz w:val="28"/>
          <w:szCs w:val="28"/>
        </w:rPr>
      </w:pPr>
      <w:r w:rsidRPr="003138EF">
        <w:rPr>
          <w:rFonts w:ascii="Times New Roman" w:hAnsi="Times New Roman" w:cs="Times New Roman"/>
          <w:sz w:val="28"/>
          <w:szCs w:val="28"/>
        </w:rPr>
        <w:t>By default, large objects less than 16 MB in size are stored inline with the rest of the data. At a larger size, they are stored in files in the _lobs subdirectory of the import target directory.</w:t>
      </w:r>
    </w:p>
    <w:p w:rsidR="00DE58B3" w:rsidRPr="003138EF" w:rsidRDefault="00DE58B3" w:rsidP="003138EF">
      <w:pPr>
        <w:pStyle w:val="NoSpacing"/>
        <w:rPr>
          <w:rFonts w:ascii="Times New Roman" w:hAnsi="Times New Roman" w:cs="Times New Roman"/>
          <w:sz w:val="28"/>
          <w:szCs w:val="28"/>
        </w:rPr>
      </w:pPr>
    </w:p>
    <w:p w:rsidR="00DE58B3" w:rsidRPr="003138EF" w:rsidRDefault="00DE58B3" w:rsidP="003138EF">
      <w:pPr>
        <w:pStyle w:val="NoSpacing"/>
        <w:rPr>
          <w:rFonts w:ascii="Times New Roman" w:hAnsi="Times New Roman" w:cs="Times New Roman"/>
          <w:sz w:val="28"/>
          <w:szCs w:val="28"/>
        </w:rPr>
      </w:pPr>
    </w:p>
    <w:p w:rsidR="00DE58B3" w:rsidRPr="003138EF" w:rsidRDefault="00DE58B3" w:rsidP="003138EF">
      <w:pPr>
        <w:pStyle w:val="NoSpacing"/>
        <w:rPr>
          <w:rFonts w:ascii="Times New Roman" w:hAnsi="Times New Roman" w:cs="Times New Roman"/>
          <w:sz w:val="28"/>
          <w:szCs w:val="28"/>
        </w:rPr>
      </w:pPr>
    </w:p>
    <w:p w:rsidR="00DE58B3" w:rsidRPr="003138EF" w:rsidRDefault="00DE58B3" w:rsidP="000831E9">
      <w:pPr>
        <w:pStyle w:val="NoSpacing"/>
        <w:rPr>
          <w:rFonts w:ascii="Times New Roman" w:hAnsi="Times New Roman" w:cs="Times New Roman"/>
          <w:sz w:val="28"/>
          <w:szCs w:val="28"/>
        </w:rPr>
      </w:pPr>
    </w:p>
    <w:p w:rsidR="00DE58B3" w:rsidRPr="003138EF" w:rsidRDefault="00DE58B3" w:rsidP="000831E9">
      <w:pPr>
        <w:pStyle w:val="NoSpacing"/>
        <w:rPr>
          <w:rFonts w:ascii="Times New Roman" w:hAnsi="Times New Roman" w:cs="Times New Roman"/>
          <w:sz w:val="28"/>
          <w:szCs w:val="28"/>
        </w:rPr>
      </w:pPr>
    </w:p>
    <w:p w:rsidR="00DE58B3" w:rsidRDefault="00DE58B3" w:rsidP="000831E9">
      <w:pPr>
        <w:pStyle w:val="NoSpacing"/>
        <w:rPr>
          <w:rFonts w:ascii="Times New Roman" w:hAnsi="Times New Roman" w:cs="Times New Roman"/>
          <w:sz w:val="28"/>
          <w:szCs w:val="28"/>
        </w:rPr>
      </w:pPr>
    </w:p>
    <w:p w:rsidR="00DE58B3" w:rsidRDefault="00DE58B3" w:rsidP="000831E9">
      <w:pPr>
        <w:pStyle w:val="NoSpacing"/>
        <w:rPr>
          <w:rFonts w:ascii="Times New Roman" w:hAnsi="Times New Roman" w:cs="Times New Roman"/>
          <w:sz w:val="28"/>
          <w:szCs w:val="28"/>
        </w:rPr>
      </w:pPr>
    </w:p>
    <w:p w:rsidR="00DE58B3" w:rsidRDefault="00DE58B3" w:rsidP="000831E9">
      <w:pPr>
        <w:pStyle w:val="NoSpacing"/>
        <w:rPr>
          <w:rFonts w:ascii="Times New Roman" w:hAnsi="Times New Roman" w:cs="Times New Roman"/>
          <w:sz w:val="28"/>
          <w:szCs w:val="28"/>
        </w:rPr>
      </w:pPr>
    </w:p>
    <w:p w:rsidR="00DE58B3" w:rsidRDefault="00DE58B3" w:rsidP="000831E9">
      <w:pPr>
        <w:pStyle w:val="NoSpacing"/>
        <w:rPr>
          <w:rFonts w:ascii="Times New Roman" w:hAnsi="Times New Roman" w:cs="Times New Roman"/>
          <w:sz w:val="28"/>
          <w:szCs w:val="28"/>
        </w:rPr>
      </w:pPr>
    </w:p>
    <w:p w:rsidR="00DE58B3" w:rsidRDefault="00DE58B3" w:rsidP="000831E9">
      <w:pPr>
        <w:pStyle w:val="NoSpacing"/>
        <w:rPr>
          <w:rFonts w:ascii="Times New Roman" w:hAnsi="Times New Roman" w:cs="Times New Roman"/>
          <w:sz w:val="28"/>
          <w:szCs w:val="28"/>
        </w:rPr>
      </w:pPr>
    </w:p>
    <w:p w:rsidR="0050154B" w:rsidRDefault="0050154B" w:rsidP="00DE58B3">
      <w:pPr>
        <w:pStyle w:val="NoSpacing"/>
        <w:rPr>
          <w:rFonts w:ascii="Times New Roman" w:hAnsi="Times New Roman" w:cs="Times New Roman"/>
          <w:b/>
          <w:color w:val="0000FF"/>
          <w:sz w:val="28"/>
          <w:szCs w:val="28"/>
        </w:rPr>
      </w:pPr>
    </w:p>
    <w:p w:rsidR="0050154B" w:rsidRDefault="0050154B" w:rsidP="00DE58B3">
      <w:pPr>
        <w:pStyle w:val="NoSpacing"/>
        <w:rPr>
          <w:rFonts w:ascii="Times New Roman" w:hAnsi="Times New Roman" w:cs="Times New Roman"/>
          <w:b/>
          <w:color w:val="0000FF"/>
          <w:sz w:val="28"/>
          <w:szCs w:val="28"/>
        </w:rPr>
      </w:pPr>
    </w:p>
    <w:p w:rsidR="0050154B" w:rsidRDefault="0050154B" w:rsidP="00DE58B3">
      <w:pPr>
        <w:pStyle w:val="NoSpacing"/>
        <w:rPr>
          <w:rFonts w:ascii="Times New Roman" w:hAnsi="Times New Roman" w:cs="Times New Roman"/>
          <w:b/>
          <w:color w:val="0000FF"/>
          <w:sz w:val="28"/>
          <w:szCs w:val="28"/>
        </w:rPr>
      </w:pPr>
    </w:p>
    <w:p w:rsidR="0050154B" w:rsidRDefault="0050154B" w:rsidP="00DE58B3">
      <w:pPr>
        <w:pStyle w:val="NoSpacing"/>
        <w:rPr>
          <w:rFonts w:ascii="Times New Roman" w:hAnsi="Times New Roman" w:cs="Times New Roman"/>
          <w:b/>
          <w:color w:val="0000FF"/>
          <w:sz w:val="28"/>
          <w:szCs w:val="28"/>
        </w:rPr>
      </w:pPr>
    </w:p>
    <w:p w:rsidR="003446B8" w:rsidRDefault="0050154B" w:rsidP="00DE58B3">
      <w:pPr>
        <w:pStyle w:val="NoSpacing"/>
        <w:rPr>
          <w:rFonts w:ascii="Times New Roman" w:hAnsi="Times New Roman" w:cs="Times New Roman"/>
          <w:b/>
          <w:color w:val="0000FF"/>
          <w:sz w:val="28"/>
          <w:szCs w:val="28"/>
        </w:rPr>
      </w:pPr>
      <w:r>
        <w:rPr>
          <w:rFonts w:ascii="Times New Roman" w:hAnsi="Times New Roman" w:cs="Times New Roman"/>
          <w:b/>
          <w:color w:val="0000FF"/>
          <w:sz w:val="28"/>
          <w:szCs w:val="28"/>
        </w:rPr>
        <w:tab/>
      </w:r>
      <w:r>
        <w:rPr>
          <w:rFonts w:ascii="Times New Roman" w:hAnsi="Times New Roman" w:cs="Times New Roman"/>
          <w:b/>
          <w:color w:val="0000FF"/>
          <w:sz w:val="28"/>
          <w:szCs w:val="28"/>
        </w:rPr>
        <w:tab/>
      </w:r>
      <w:r>
        <w:rPr>
          <w:rFonts w:ascii="Times New Roman" w:hAnsi="Times New Roman" w:cs="Times New Roman"/>
          <w:b/>
          <w:color w:val="0000FF"/>
          <w:sz w:val="28"/>
          <w:szCs w:val="28"/>
        </w:rPr>
        <w:tab/>
      </w:r>
      <w:r>
        <w:rPr>
          <w:rFonts w:ascii="Times New Roman" w:hAnsi="Times New Roman" w:cs="Times New Roman"/>
          <w:b/>
          <w:color w:val="0000FF"/>
          <w:sz w:val="28"/>
          <w:szCs w:val="28"/>
        </w:rPr>
        <w:tab/>
      </w: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3446B8" w:rsidRDefault="003446B8" w:rsidP="00DE58B3">
      <w:pPr>
        <w:pStyle w:val="NoSpacing"/>
        <w:rPr>
          <w:rFonts w:ascii="Times New Roman" w:hAnsi="Times New Roman" w:cs="Times New Roman"/>
          <w:b/>
          <w:color w:val="0000FF"/>
          <w:sz w:val="28"/>
          <w:szCs w:val="28"/>
        </w:rPr>
      </w:pPr>
    </w:p>
    <w:p w:rsidR="00DE58B3" w:rsidRPr="00A360BD" w:rsidRDefault="00DE58B3" w:rsidP="003446B8">
      <w:pPr>
        <w:pStyle w:val="NoSpacing"/>
        <w:ind w:left="1440" w:firstLine="720"/>
        <w:rPr>
          <w:rFonts w:ascii="Times New Roman" w:hAnsi="Times New Roman" w:cs="Times New Roman"/>
          <w:color w:val="000000"/>
          <w:sz w:val="52"/>
          <w:szCs w:val="52"/>
        </w:rPr>
      </w:pPr>
      <w:r w:rsidRPr="00A360BD">
        <w:rPr>
          <w:rFonts w:ascii="Times New Roman" w:hAnsi="Times New Roman" w:cs="Times New Roman"/>
          <w:b/>
          <w:color w:val="000000"/>
          <w:sz w:val="52"/>
          <w:szCs w:val="52"/>
        </w:rPr>
        <w:t>APACHE PIG</w:t>
      </w:r>
    </w:p>
    <w:p w:rsidR="00DE58B3" w:rsidRPr="0050154B" w:rsidRDefault="00DE58B3" w:rsidP="00DE58B3">
      <w:pPr>
        <w:pStyle w:val="NoSpacing"/>
        <w:rPr>
          <w:rFonts w:ascii="Times New Roman" w:hAnsi="Times New Roman" w:cs="Times New Roman"/>
          <w:b/>
          <w:color w:val="0000FF"/>
          <w:sz w:val="48"/>
          <w:szCs w:val="48"/>
        </w:rPr>
      </w:pPr>
    </w:p>
    <w:p w:rsidR="00DE58B3" w:rsidRDefault="00DE58B3" w:rsidP="00DE58B3">
      <w:pPr>
        <w:pStyle w:val="NoSpacing"/>
        <w:rPr>
          <w:rFonts w:ascii="Times New Roman" w:hAnsi="Times New Roman" w:cs="Times New Roman"/>
          <w:b/>
          <w:color w:val="0000FF"/>
          <w:sz w:val="28"/>
          <w:szCs w:val="28"/>
        </w:rPr>
      </w:pPr>
    </w:p>
    <w:p w:rsidR="00DE58B3" w:rsidRPr="003B1977" w:rsidRDefault="002962A0" w:rsidP="00DE58B3">
      <w:pPr>
        <w:pStyle w:val="NoSpacing"/>
        <w:rPr>
          <w:rFonts w:ascii="Times New Roman" w:hAnsi="Times New Roman" w:cs="Times New Roman"/>
          <w:b/>
          <w:color w:val="0000FF"/>
          <w:sz w:val="28"/>
          <w:szCs w:val="28"/>
        </w:rPr>
      </w:pPr>
      <w:r w:rsidRPr="003B1977">
        <w:rPr>
          <w:rFonts w:ascii="Times New Roman" w:hAnsi="Times New Roman" w:cs="Times New Roman"/>
          <w:b/>
          <w:noProof/>
          <w:color w:val="0000FF"/>
          <w:sz w:val="28"/>
          <w:szCs w:val="28"/>
        </w:rPr>
        <w:drawing>
          <wp:inline distT="0" distB="0" distL="0" distR="0">
            <wp:extent cx="3019425" cy="942975"/>
            <wp:effectExtent l="19050" t="0" r="9525" b="0"/>
            <wp:docPr id="22" name="Picture 4" descr="hadoop apache-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doop apache-pig.png"/>
                    <pic:cNvPicPr>
                      <a:picLocks noChangeAspect="1" noChangeArrowheads="1"/>
                    </pic:cNvPicPr>
                  </pic:nvPicPr>
                  <pic:blipFill>
                    <a:blip r:embed="rId47"/>
                    <a:srcRect/>
                    <a:stretch>
                      <a:fillRect/>
                    </a:stretch>
                  </pic:blipFill>
                  <pic:spPr bwMode="auto">
                    <a:xfrm>
                      <a:off x="0" y="0"/>
                      <a:ext cx="3019425" cy="942975"/>
                    </a:xfrm>
                    <a:prstGeom prst="rect">
                      <a:avLst/>
                    </a:prstGeom>
                    <a:noFill/>
                    <a:ln w="9525">
                      <a:noFill/>
                      <a:miter lim="800000"/>
                      <a:headEnd/>
                      <a:tailEnd/>
                    </a:ln>
                  </pic:spPr>
                </pic:pic>
              </a:graphicData>
            </a:graphic>
          </wp:inline>
        </w:drawing>
      </w:r>
      <w:r w:rsidR="00DE58B3" w:rsidRPr="003B1977">
        <w:rPr>
          <w:rFonts w:ascii="Times New Roman" w:hAnsi="Times New Roman" w:cs="Times New Roman"/>
          <w:b/>
          <w:color w:val="0000FF"/>
          <w:sz w:val="28"/>
          <w:szCs w:val="28"/>
        </w:rPr>
        <w:br w:type="page"/>
      </w:r>
    </w:p>
    <w:p w:rsidR="00DE58B3" w:rsidRPr="003B1977" w:rsidRDefault="00DE58B3" w:rsidP="00DE58B3">
      <w:pPr>
        <w:pStyle w:val="NoSpacing"/>
        <w:rPr>
          <w:rFonts w:ascii="Times New Roman" w:hAnsi="Times New Roman" w:cs="Times New Roman"/>
          <w:b/>
          <w:color w:val="0000FF"/>
          <w:sz w:val="28"/>
          <w:szCs w:val="28"/>
        </w:rPr>
      </w:pPr>
    </w:p>
    <w:p w:rsidR="00DE58B3" w:rsidRPr="00A360BD" w:rsidRDefault="00DE58B3" w:rsidP="00A360BD">
      <w:pPr>
        <w:pStyle w:val="NoSpacing"/>
        <w:ind w:left="2880" w:firstLine="720"/>
        <w:rPr>
          <w:rFonts w:ascii="Times New Roman" w:hAnsi="Times New Roman" w:cs="Times New Roman"/>
          <w:b/>
          <w:noProof/>
          <w:sz w:val="36"/>
          <w:szCs w:val="36"/>
          <w:lang w:val="en-IN" w:eastAsia="en-IN"/>
        </w:rPr>
      </w:pPr>
      <w:r w:rsidRPr="00A360BD">
        <w:rPr>
          <w:rFonts w:ascii="Times New Roman" w:hAnsi="Times New Roman" w:cs="Times New Roman"/>
          <w:b/>
          <w:sz w:val="36"/>
          <w:szCs w:val="36"/>
        </w:rPr>
        <w:t xml:space="preserve">FAQ’s in PIG   </w:t>
      </w:r>
      <w:r w:rsidRPr="00A360BD">
        <w:rPr>
          <w:rFonts w:ascii="Times New Roman" w:hAnsi="Times New Roman" w:cs="Times New Roman"/>
          <w:b/>
          <w:noProof/>
          <w:sz w:val="36"/>
          <w:szCs w:val="36"/>
          <w:lang w:val="en-IN" w:eastAsia="en-IN"/>
        </w:rPr>
        <w:t xml:space="preserve">                                                                                                    </w:t>
      </w:r>
    </w:p>
    <w:p w:rsidR="00DE58B3" w:rsidRPr="00DE58B3" w:rsidRDefault="00DE58B3" w:rsidP="00DE58B3">
      <w:pPr>
        <w:pStyle w:val="NoSpacing"/>
        <w:rPr>
          <w:rFonts w:ascii="Times New Roman" w:hAnsi="Times New Roman" w:cs="Times New Roman"/>
          <w:sz w:val="28"/>
          <w:szCs w:val="28"/>
        </w:rPr>
      </w:pPr>
    </w:p>
    <w:p w:rsidR="00DE58B3" w:rsidRPr="00DE58B3" w:rsidRDefault="0050154B" w:rsidP="00DE58B3">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1</w:t>
      </w:r>
      <w:r w:rsidR="00DE58B3" w:rsidRPr="00DE58B3">
        <w:rPr>
          <w:rFonts w:ascii="Times New Roman" w:hAnsi="Times New Roman" w:cs="Times New Roman"/>
          <w:b/>
          <w:bCs/>
          <w:sz w:val="28"/>
          <w:szCs w:val="28"/>
        </w:rPr>
        <w:t>.PIG</w:t>
      </w:r>
      <w:proofErr w:type="gramEnd"/>
      <w:r w:rsidR="00DE58B3" w:rsidRPr="00DE58B3">
        <w:rPr>
          <w:rFonts w:ascii="Times New Roman" w:hAnsi="Times New Roman" w:cs="Times New Roman"/>
          <w:sz w:val="28"/>
          <w:szCs w:val="28"/>
        </w:rPr>
        <w:t xml:space="preserve"> ? &amp; </w:t>
      </w:r>
      <w:r w:rsidR="00DE58B3" w:rsidRPr="00DE58B3">
        <w:rPr>
          <w:rFonts w:ascii="Times New Roman" w:hAnsi="Times New Roman" w:cs="Times New Roman"/>
          <w:b/>
          <w:bCs/>
          <w:sz w:val="28"/>
          <w:szCs w:val="28"/>
        </w:rPr>
        <w:t xml:space="preserve">Why </w:t>
      </w:r>
      <w:proofErr w:type="gramStart"/>
      <w:r w:rsidR="00DE58B3" w:rsidRPr="00DE58B3">
        <w:rPr>
          <w:rFonts w:ascii="Times New Roman" w:hAnsi="Times New Roman" w:cs="Times New Roman"/>
          <w:b/>
          <w:bCs/>
          <w:sz w:val="28"/>
          <w:szCs w:val="28"/>
        </w:rPr>
        <w:t>Pig ?</w:t>
      </w:r>
      <w:proofErr w:type="gramEnd"/>
      <w:r w:rsidR="00DE58B3" w:rsidRPr="00DE58B3">
        <w:rPr>
          <w:rFonts w:ascii="Times New Roman" w:hAnsi="Times New Roman" w:cs="Times New Roman"/>
          <w:b/>
          <w:bCs/>
          <w:sz w:val="28"/>
          <w:szCs w:val="28"/>
        </w:rPr>
        <w:t xml:space="preserve">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PIG is a platform for analyzing large data sets that consist of high level language for expressing data analysis programs, coupled with infrastructure for evaluating these programs. PIG’s infrastructure layer consists of a compiler that produces sequence of MapReduce Programs.It can handle very Large Datasets of Data                                                                   </w:t>
      </w:r>
      <w:r w:rsidRPr="003B1977">
        <w:rPr>
          <w:rFonts w:ascii="Times New Roman" w:hAnsi="Times New Roman" w:cs="Times New Roman"/>
          <w:noProof/>
          <w:sz w:val="28"/>
          <w:szCs w:val="28"/>
          <w:shd w:val="clear" w:color="auto" w:fill="FFFFFF"/>
        </w:rPr>
        <w:drawing>
          <wp:inline distT="0" distB="0" distL="0" distR="0">
            <wp:extent cx="2095500" cy="2162175"/>
            <wp:effectExtent l="19050" t="0" r="0" b="0"/>
            <wp:docPr id="14" name="Picture 1" descr="hdi.pig.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pig.architecture.png"/>
                    <pic:cNvPicPr>
                      <a:picLocks noChangeAspect="1" noChangeArrowheads="1"/>
                    </pic:cNvPicPr>
                  </pic:nvPicPr>
                  <pic:blipFill>
                    <a:blip r:embed="rId48"/>
                    <a:srcRect/>
                    <a:stretch>
                      <a:fillRect/>
                    </a:stretch>
                  </pic:blipFill>
                  <pic:spPr bwMode="auto">
                    <a:xfrm>
                      <a:off x="0" y="0"/>
                      <a:ext cx="2095500" cy="2162175"/>
                    </a:xfrm>
                    <a:prstGeom prst="rect">
                      <a:avLst/>
                    </a:prstGeom>
                    <a:noFill/>
                    <a:ln w="9525">
                      <a:noFill/>
                      <a:miter lim="800000"/>
                      <a:headEnd/>
                      <a:tailEnd/>
                    </a:ln>
                  </pic:spPr>
                </pic:pic>
              </a:graphicData>
            </a:graphic>
          </wp:inline>
        </w:drawing>
      </w:r>
      <w:r w:rsidRPr="003B1977">
        <w:rPr>
          <w:rFonts w:ascii="Times New Roman" w:hAnsi="Times New Roman" w:cs="Times New Roman"/>
          <w:noProof/>
          <w:sz w:val="28"/>
          <w:szCs w:val="28"/>
        </w:rPr>
        <w:drawing>
          <wp:inline distT="0" distB="0" distL="0" distR="0">
            <wp:extent cx="2962275" cy="1847850"/>
            <wp:effectExtent l="19050" t="0" r="9525"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962275" cy="1847850"/>
                    </a:xfrm>
                    <a:prstGeom prst="rect">
                      <a:avLst/>
                    </a:prstGeom>
                    <a:noFill/>
                    <a:ln w="9525">
                      <a:noFill/>
                      <a:miter lim="800000"/>
                      <a:headEnd/>
                      <a:tailEnd/>
                    </a:ln>
                  </pic:spPr>
                </pic:pic>
              </a:graphicData>
            </a:graphic>
          </wp:inline>
        </w:drawing>
      </w:r>
    </w:p>
    <w:p w:rsidR="0050154B" w:rsidRDefault="0050154B"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Ease of programming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Optimization opportunities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Extensibility</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b/>
          <w:bCs/>
          <w:sz w:val="28"/>
          <w:szCs w:val="28"/>
        </w:rPr>
        <w:t xml:space="preserve"> ADVANTAGES: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b/>
          <w:bCs/>
          <w:sz w:val="28"/>
          <w:szCs w:val="28"/>
        </w:rPr>
        <w:t xml:space="preserve"> </w:t>
      </w:r>
      <w:r w:rsidRPr="003B1977">
        <w:rPr>
          <w:rFonts w:ascii="Times New Roman" w:hAnsi="Times New Roman" w:cs="Times New Roman"/>
          <w:sz w:val="28"/>
          <w:szCs w:val="28"/>
        </w:rPr>
        <w:t>Increases Programming Productivity</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Decreases duplication of Effort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Opens the M/R Programming system to more uses</w:t>
      </w:r>
    </w:p>
    <w:p w:rsidR="00DE58B3" w:rsidRPr="003B1977" w:rsidRDefault="00DE58B3" w:rsidP="00DE58B3">
      <w:pPr>
        <w:pStyle w:val="NoSpacing"/>
        <w:rPr>
          <w:rFonts w:ascii="Times New Roman" w:hAnsi="Times New Roman" w:cs="Times New Roman"/>
          <w:b/>
          <w:bCs/>
          <w:sz w:val="28"/>
          <w:szCs w:val="28"/>
        </w:rPr>
      </w:pPr>
      <w:r w:rsidRPr="003B1977">
        <w:rPr>
          <w:rFonts w:ascii="Times New Roman" w:hAnsi="Times New Roman" w:cs="Times New Roman"/>
          <w:b/>
          <w:bCs/>
          <w:sz w:val="28"/>
          <w:szCs w:val="28"/>
        </w:rPr>
        <w:t>Pig Insulates against hadoop complexity</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Hadoop version Upgrades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Job configuration Tunning </w:t>
      </w:r>
    </w:p>
    <w:p w:rsidR="00DE58B3" w:rsidRPr="003B1977" w:rsidRDefault="00DE58B3" w:rsidP="00DE58B3">
      <w:pPr>
        <w:pStyle w:val="NoSpacing"/>
        <w:rPr>
          <w:rFonts w:ascii="Times New Roman" w:eastAsia="Times New Roman" w:hAnsi="Times New Roman" w:cs="Times New Roman"/>
          <w:b/>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2</w:t>
      </w:r>
      <w:r w:rsidRPr="003B1977">
        <w:rPr>
          <w:rFonts w:ascii="Times New Roman" w:eastAsia="Times New Roman" w:hAnsi="Times New Roman" w:cs="Times New Roman"/>
          <w:b/>
          <w:sz w:val="28"/>
          <w:szCs w:val="28"/>
          <w:lang w:val="en-IN" w:eastAsia="en-IN"/>
        </w:rPr>
        <w:t>. Uses of pig?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Excellent for large processing of (sloppily) structured data</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–Query logs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–Web dumps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–Social network analysis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•Flexible due to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–Lazy type conversion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–Optional schemas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–Text file storage</w:t>
      </w:r>
    </w:p>
    <w:p w:rsidR="00DE58B3" w:rsidRPr="003B1977" w:rsidRDefault="00DE58B3" w:rsidP="00DE58B3">
      <w:pPr>
        <w:pStyle w:val="NoSpacing"/>
        <w:rPr>
          <w:rFonts w:ascii="Times New Roman" w:eastAsia="Times New Roman" w:hAnsi="Times New Roman" w:cs="Times New Roman"/>
          <w:b/>
          <w:bCs/>
          <w:color w:val="000000"/>
          <w:sz w:val="28"/>
          <w:szCs w:val="28"/>
        </w:rPr>
      </w:pPr>
    </w:p>
    <w:p w:rsidR="00DE58B3" w:rsidRPr="003B1977" w:rsidRDefault="00DE58B3" w:rsidP="00DE58B3">
      <w:pPr>
        <w:pStyle w:val="NoSpacing"/>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b/>
          <w:bCs/>
          <w:color w:val="000000"/>
          <w:sz w:val="28"/>
          <w:szCs w:val="28"/>
        </w:rPr>
        <w:t>3</w:t>
      </w:r>
      <w:r w:rsidRPr="003B1977">
        <w:rPr>
          <w:rFonts w:ascii="Times New Roman" w:eastAsia="Times New Roman" w:hAnsi="Times New Roman" w:cs="Times New Roman"/>
          <w:b/>
          <w:bCs/>
          <w:color w:val="000000"/>
          <w:sz w:val="28"/>
          <w:szCs w:val="28"/>
        </w:rPr>
        <w:t>.Pig</w:t>
      </w:r>
      <w:proofErr w:type="gramEnd"/>
      <w:r w:rsidRPr="003B1977">
        <w:rPr>
          <w:rFonts w:ascii="Times New Roman" w:eastAsia="Times New Roman" w:hAnsi="Times New Roman" w:cs="Times New Roman"/>
          <w:b/>
          <w:bCs/>
          <w:color w:val="000000"/>
          <w:sz w:val="28"/>
          <w:szCs w:val="28"/>
        </w:rPr>
        <w:t xml:space="preserve"> Features ?</w:t>
      </w:r>
      <w:r w:rsidRPr="003B1977">
        <w:rPr>
          <w:rFonts w:ascii="Times New Roman" w:eastAsia="Times New Roman" w:hAnsi="Times New Roman" w:cs="Times New Roman"/>
          <w:b/>
          <w:bCs/>
          <w:color w:val="000000"/>
          <w:sz w:val="28"/>
          <w:szCs w:val="28"/>
        </w:rPr>
        <w:tab/>
      </w:r>
    </w:p>
    <w:p w:rsidR="00DE58B3" w:rsidRPr="003B1977" w:rsidRDefault="00DE58B3" w:rsidP="00DE58B3">
      <w:pPr>
        <w:pStyle w:val="NoSpacing"/>
        <w:rPr>
          <w:rFonts w:ascii="Times New Roman" w:eastAsia="Times New Roman" w:hAnsi="Times New Roman" w:cs="Times New Roman"/>
          <w:color w:val="000000"/>
          <w:sz w:val="28"/>
          <w:szCs w:val="28"/>
        </w:rPr>
      </w:pPr>
      <w:r w:rsidRPr="003B1977">
        <w:rPr>
          <w:rFonts w:ascii="Times New Roman" w:eastAsia="Times New Roman" w:hAnsi="Times New Roman" w:cs="Times New Roman"/>
          <w:color w:val="000000"/>
          <w:sz w:val="28"/>
          <w:szCs w:val="28"/>
        </w:rPr>
        <w:t>i) Data Flow Language </w:t>
      </w:r>
    </w:p>
    <w:p w:rsidR="00DE58B3" w:rsidRPr="003B1977" w:rsidRDefault="00DE58B3" w:rsidP="00DE58B3">
      <w:pPr>
        <w:pStyle w:val="NoSpacing"/>
        <w:rPr>
          <w:rFonts w:ascii="Times New Roman" w:eastAsia="Times New Roman" w:hAnsi="Times New Roman" w:cs="Times New Roman"/>
          <w:color w:val="000000"/>
          <w:sz w:val="28"/>
          <w:szCs w:val="28"/>
        </w:rPr>
      </w:pPr>
      <w:r w:rsidRPr="003B1977">
        <w:rPr>
          <w:rFonts w:ascii="Times New Roman" w:eastAsia="Times New Roman" w:hAnsi="Times New Roman" w:cs="Times New Roman"/>
          <w:color w:val="000000"/>
          <w:sz w:val="28"/>
          <w:szCs w:val="28"/>
        </w:rPr>
        <w:t xml:space="preserve"> User Specifies a Sequence of Steps where each step specifies only a single high-level data transformation.</w:t>
      </w:r>
    </w:p>
    <w:p w:rsidR="00DE58B3" w:rsidRPr="003B1977" w:rsidRDefault="00DE58B3" w:rsidP="00DE58B3">
      <w:pPr>
        <w:pStyle w:val="NoSpacing"/>
        <w:rPr>
          <w:rFonts w:ascii="Times New Roman" w:eastAsia="Times New Roman" w:hAnsi="Times New Roman" w:cs="Times New Roman"/>
          <w:color w:val="000000"/>
          <w:sz w:val="28"/>
          <w:szCs w:val="28"/>
        </w:rPr>
      </w:pPr>
      <w:r w:rsidRPr="003B1977">
        <w:rPr>
          <w:rFonts w:ascii="Times New Roman" w:eastAsia="Times New Roman" w:hAnsi="Times New Roman" w:cs="Times New Roman"/>
          <w:color w:val="000000"/>
          <w:sz w:val="28"/>
          <w:szCs w:val="28"/>
        </w:rPr>
        <w:t>ii) User Defined Functions (UDF)</w:t>
      </w:r>
    </w:p>
    <w:p w:rsidR="00DE58B3" w:rsidRPr="003B1977" w:rsidRDefault="00DE58B3" w:rsidP="00DE58B3">
      <w:pPr>
        <w:pStyle w:val="NoSpacing"/>
        <w:rPr>
          <w:rFonts w:ascii="Times New Roman" w:eastAsia="Times New Roman" w:hAnsi="Times New Roman" w:cs="Times New Roman"/>
          <w:color w:val="000000"/>
          <w:sz w:val="28"/>
          <w:szCs w:val="28"/>
        </w:rPr>
      </w:pPr>
      <w:proofErr w:type="gramStart"/>
      <w:r w:rsidRPr="003B1977">
        <w:rPr>
          <w:rFonts w:ascii="Times New Roman" w:eastAsia="Times New Roman" w:hAnsi="Times New Roman" w:cs="Times New Roman"/>
          <w:color w:val="000000"/>
          <w:sz w:val="28"/>
          <w:szCs w:val="28"/>
        </w:rPr>
        <w:t>iii)</w:t>
      </w:r>
      <w:proofErr w:type="gramEnd"/>
      <w:r w:rsidRPr="003B1977">
        <w:rPr>
          <w:rFonts w:ascii="Times New Roman" w:eastAsia="Times New Roman" w:hAnsi="Times New Roman" w:cs="Times New Roman"/>
          <w:color w:val="000000"/>
          <w:sz w:val="28"/>
          <w:szCs w:val="28"/>
        </w:rPr>
        <w:t>Debugging Environment</w:t>
      </w:r>
    </w:p>
    <w:p w:rsidR="00DE58B3" w:rsidRPr="003B1977" w:rsidRDefault="00DE58B3" w:rsidP="00DE58B3">
      <w:pPr>
        <w:pStyle w:val="NoSpacing"/>
        <w:rPr>
          <w:rFonts w:ascii="Times New Roman" w:eastAsia="Times New Roman" w:hAnsi="Times New Roman" w:cs="Times New Roman"/>
          <w:color w:val="000000"/>
          <w:sz w:val="28"/>
          <w:szCs w:val="28"/>
        </w:rPr>
      </w:pPr>
      <w:proofErr w:type="gramStart"/>
      <w:r w:rsidRPr="003B1977">
        <w:rPr>
          <w:rFonts w:ascii="Times New Roman" w:eastAsia="Times New Roman" w:hAnsi="Times New Roman" w:cs="Times New Roman"/>
          <w:color w:val="000000"/>
          <w:sz w:val="28"/>
          <w:szCs w:val="28"/>
        </w:rPr>
        <w:t>iv) Nested</w:t>
      </w:r>
      <w:proofErr w:type="gramEnd"/>
      <w:r w:rsidRPr="003B1977">
        <w:rPr>
          <w:rFonts w:ascii="Times New Roman" w:eastAsia="Times New Roman" w:hAnsi="Times New Roman" w:cs="Times New Roman"/>
          <w:color w:val="000000"/>
          <w:sz w:val="28"/>
          <w:szCs w:val="28"/>
        </w:rPr>
        <w:t xml:space="preserve"> data Model</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4</w:t>
      </w:r>
      <w:r w:rsidRPr="003B1977">
        <w:rPr>
          <w:rFonts w:ascii="Times New Roman" w:hAnsi="Times New Roman" w:cs="Times New Roman"/>
          <w:b/>
          <w:bCs/>
          <w:sz w:val="28"/>
          <w:szCs w:val="28"/>
        </w:rPr>
        <w:t>.Different</w:t>
      </w:r>
      <w:proofErr w:type="gramEnd"/>
      <w:r w:rsidRPr="003B1977">
        <w:rPr>
          <w:rFonts w:ascii="Times New Roman" w:hAnsi="Times New Roman" w:cs="Times New Roman"/>
          <w:b/>
          <w:bCs/>
          <w:sz w:val="28"/>
          <w:szCs w:val="28"/>
        </w:rPr>
        <w:t xml:space="preserve"> Modes of Execution In Pig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There </w:t>
      </w:r>
      <w:proofErr w:type="gramStart"/>
      <w:r w:rsidRPr="003B1977">
        <w:rPr>
          <w:rFonts w:ascii="Times New Roman" w:hAnsi="Times New Roman" w:cs="Times New Roman"/>
          <w:sz w:val="28"/>
          <w:szCs w:val="28"/>
        </w:rPr>
        <w:t>is</w:t>
      </w:r>
      <w:proofErr w:type="gramEnd"/>
      <w:r w:rsidRPr="003B1977">
        <w:rPr>
          <w:rFonts w:ascii="Times New Roman" w:hAnsi="Times New Roman" w:cs="Times New Roman"/>
          <w:sz w:val="28"/>
          <w:szCs w:val="28"/>
        </w:rPr>
        <w:t xml:space="preserve"> 2 types of Modes</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i)</w:t>
      </w:r>
      <w:proofErr w:type="gramEnd"/>
      <w:r w:rsidRPr="003B1977">
        <w:rPr>
          <w:rFonts w:ascii="Times New Roman" w:hAnsi="Times New Roman" w:cs="Times New Roman"/>
          <w:sz w:val="28"/>
          <w:szCs w:val="28"/>
        </w:rPr>
        <w:t>Interactive Mode: Interactive Mode is Nothing But a Grunt shell Modes like both</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Pig –x local</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w:t>
      </w:r>
      <w:proofErr w:type="gramStart"/>
      <w:r w:rsidRPr="003B1977">
        <w:rPr>
          <w:rFonts w:ascii="Times New Roman" w:hAnsi="Times New Roman" w:cs="Times New Roman"/>
          <w:sz w:val="28"/>
          <w:szCs w:val="28"/>
        </w:rPr>
        <w:t>pig</w:t>
      </w:r>
      <w:proofErr w:type="gramEnd"/>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ii</w:t>
      </w:r>
      <w:proofErr w:type="gramStart"/>
      <w:r w:rsidRPr="003B1977">
        <w:rPr>
          <w:rFonts w:ascii="Times New Roman" w:hAnsi="Times New Roman" w:cs="Times New Roman"/>
          <w:sz w:val="28"/>
          <w:szCs w:val="28"/>
        </w:rPr>
        <w:t>)Batch</w:t>
      </w:r>
      <w:proofErr w:type="gramEnd"/>
      <w:r w:rsidRPr="003B1977">
        <w:rPr>
          <w:rFonts w:ascii="Times New Roman" w:hAnsi="Times New Roman" w:cs="Times New Roman"/>
          <w:sz w:val="28"/>
          <w:szCs w:val="28"/>
        </w:rPr>
        <w:t xml:space="preserve"> Mode :Batch Mode is Nothing but a Script Modes like both</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Pig –x local filename.pig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Pig filename.pig</w:t>
      </w:r>
    </w:p>
    <w:p w:rsidR="00DE58B3" w:rsidRPr="003B1977" w:rsidRDefault="00DE58B3" w:rsidP="00DE58B3">
      <w:pPr>
        <w:pStyle w:val="NoSpacing"/>
        <w:rPr>
          <w:rFonts w:ascii="Times New Roman" w:hAnsi="Times New Roman" w:cs="Times New Roman"/>
          <w:b/>
          <w:bCs/>
          <w:sz w:val="28"/>
          <w:szCs w:val="28"/>
        </w:rPr>
      </w:pPr>
    </w:p>
    <w:p w:rsidR="00DE58B3" w:rsidRPr="003B1977" w:rsidRDefault="00DE58B3" w:rsidP="00DE58B3">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5</w:t>
      </w:r>
      <w:r w:rsidRPr="003B1977">
        <w:rPr>
          <w:rFonts w:ascii="Times New Roman" w:hAnsi="Times New Roman" w:cs="Times New Roman"/>
          <w:b/>
          <w:bCs/>
          <w:sz w:val="28"/>
          <w:szCs w:val="28"/>
        </w:rPr>
        <w:t>.Why</w:t>
      </w:r>
      <w:proofErr w:type="gramEnd"/>
      <w:r w:rsidRPr="003B1977">
        <w:rPr>
          <w:rFonts w:ascii="Times New Roman" w:hAnsi="Times New Roman" w:cs="Times New Roman"/>
          <w:b/>
          <w:bCs/>
          <w:sz w:val="28"/>
          <w:szCs w:val="28"/>
        </w:rPr>
        <w:t xml:space="preserve"> do we need MapReduce during Pig programming?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is a high-level platform that makes many Hadoop data analysis issues easier to execute. The language we use for this platform is: Pig Latin. A program written in Pig Latin is like a query written in SQL, where we need an execution engine to execute the query. So, when a program is written in Pig Latin, Pig compiler will convert the program into MapReduce jobs. Here, MapReduce acts as the execution engine.</w:t>
      </w:r>
    </w:p>
    <w:p w:rsidR="00DE58B3" w:rsidRDefault="00DE58B3" w:rsidP="00DE58B3">
      <w:pPr>
        <w:pStyle w:val="NoSpacing"/>
        <w:rPr>
          <w:rFonts w:ascii="Times New Roman" w:hAnsi="Times New Roman" w:cs="Times New Roman"/>
          <w:b/>
          <w:bCs/>
          <w:sz w:val="28"/>
          <w:szCs w:val="28"/>
        </w:rPr>
      </w:pPr>
    </w:p>
    <w:p w:rsidR="00DE58B3" w:rsidRPr="003B1977" w:rsidRDefault="00DE58B3" w:rsidP="00DE58B3">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6</w:t>
      </w:r>
      <w:r w:rsidRPr="003B1977">
        <w:rPr>
          <w:rFonts w:ascii="Times New Roman" w:hAnsi="Times New Roman" w:cs="Times New Roman"/>
          <w:b/>
          <w:bCs/>
          <w:sz w:val="28"/>
          <w:szCs w:val="28"/>
        </w:rPr>
        <w:t>.Are</w:t>
      </w:r>
      <w:proofErr w:type="gramEnd"/>
      <w:r w:rsidRPr="003B1977">
        <w:rPr>
          <w:rFonts w:ascii="Times New Roman" w:hAnsi="Times New Roman" w:cs="Times New Roman"/>
          <w:b/>
          <w:bCs/>
          <w:sz w:val="28"/>
          <w:szCs w:val="28"/>
        </w:rPr>
        <w:t xml:space="preserve"> there any problems which can only be solved by MapReduce and cannot be solved by PIG? On </w:t>
      </w:r>
      <w:proofErr w:type="gramStart"/>
      <w:r w:rsidRPr="003B1977">
        <w:rPr>
          <w:rFonts w:ascii="Times New Roman" w:hAnsi="Times New Roman" w:cs="Times New Roman"/>
          <w:b/>
          <w:bCs/>
          <w:sz w:val="28"/>
          <w:szCs w:val="28"/>
        </w:rPr>
        <w:t>what  scenarios</w:t>
      </w:r>
      <w:proofErr w:type="gramEnd"/>
      <w:r w:rsidRPr="003B1977">
        <w:rPr>
          <w:rFonts w:ascii="Times New Roman" w:hAnsi="Times New Roman" w:cs="Times New Roman"/>
          <w:b/>
          <w:bCs/>
          <w:sz w:val="28"/>
          <w:szCs w:val="28"/>
        </w:rPr>
        <w:t xml:space="preserve"> MR jobs will be more useful than PIG?</w:t>
      </w:r>
    </w:p>
    <w:p w:rsidR="00DE58B3" w:rsidRPr="003B1977" w:rsidRDefault="00DE58B3" w:rsidP="00DE58B3">
      <w:pPr>
        <w:pStyle w:val="NoSpacing"/>
        <w:rPr>
          <w:rFonts w:ascii="Times New Roman" w:hAnsi="Times New Roman" w:cs="Times New Roman"/>
          <w:color w:val="000000"/>
          <w:sz w:val="28"/>
          <w:szCs w:val="28"/>
        </w:rPr>
      </w:pPr>
      <w:r w:rsidRPr="003B1977">
        <w:rPr>
          <w:rFonts w:ascii="Times New Roman" w:hAnsi="Times New Roman" w:cs="Times New Roman"/>
          <w:color w:val="000000"/>
          <w:sz w:val="28"/>
          <w:szCs w:val="28"/>
        </w:rPr>
        <w:t xml:space="preserve">Let us take a scenario where we want to count the population in two cities. I have a data set and sensor list of different cities. I </w:t>
      </w:r>
      <w:proofErr w:type="gramStart"/>
      <w:r w:rsidRPr="003B1977">
        <w:rPr>
          <w:rFonts w:ascii="Times New Roman" w:hAnsi="Times New Roman" w:cs="Times New Roman"/>
          <w:color w:val="000000"/>
          <w:sz w:val="28"/>
          <w:szCs w:val="28"/>
        </w:rPr>
        <w:t>want  to</w:t>
      </w:r>
      <w:proofErr w:type="gramEnd"/>
      <w:r w:rsidRPr="003B1977">
        <w:rPr>
          <w:rFonts w:ascii="Times New Roman" w:hAnsi="Times New Roman" w:cs="Times New Roman"/>
          <w:color w:val="000000"/>
          <w:sz w:val="28"/>
          <w:szCs w:val="28"/>
        </w:rPr>
        <w:t xml:space="preserve"> count the population by using one mapreduce for two cities. Let us assume that one is Bangalore and the other is Noida. So I need to consider key </w:t>
      </w:r>
      <w:proofErr w:type="gramStart"/>
      <w:r w:rsidRPr="003B1977">
        <w:rPr>
          <w:rFonts w:ascii="Times New Roman" w:hAnsi="Times New Roman" w:cs="Times New Roman"/>
          <w:color w:val="000000"/>
          <w:sz w:val="28"/>
          <w:szCs w:val="28"/>
        </w:rPr>
        <w:t>of  Bangalore</w:t>
      </w:r>
      <w:proofErr w:type="gramEnd"/>
      <w:r w:rsidRPr="003B1977">
        <w:rPr>
          <w:rFonts w:ascii="Times New Roman" w:hAnsi="Times New Roman" w:cs="Times New Roman"/>
          <w:color w:val="000000"/>
          <w:sz w:val="28"/>
          <w:szCs w:val="28"/>
        </w:rPr>
        <w:t xml:space="preserve"> city  similar to Noida through which I can bring the population data of these two cities to one reducer. The idea behind this is some how I have to instruct map reducer program – whenever you find city with the name </w:t>
      </w:r>
      <w:proofErr w:type="gramStart"/>
      <w:r w:rsidRPr="003B1977">
        <w:rPr>
          <w:rFonts w:ascii="Times New Roman" w:hAnsi="Times New Roman" w:cs="Times New Roman"/>
          <w:color w:val="000000"/>
          <w:sz w:val="28"/>
          <w:szCs w:val="28"/>
        </w:rPr>
        <w:t>‘</w:t>
      </w:r>
      <w:r w:rsidRPr="003B1977">
        <w:rPr>
          <w:rFonts w:ascii="Times New Roman" w:hAnsi="Times New Roman" w:cs="Times New Roman"/>
          <w:iCs/>
          <w:color w:val="000000"/>
          <w:sz w:val="28"/>
          <w:szCs w:val="28"/>
        </w:rPr>
        <w:t>Bangalore</w:t>
      </w:r>
      <w:r w:rsidRPr="003B1977">
        <w:rPr>
          <w:rFonts w:ascii="Times New Roman" w:hAnsi="Times New Roman" w:cs="Times New Roman"/>
          <w:color w:val="000000"/>
          <w:sz w:val="28"/>
          <w:szCs w:val="28"/>
        </w:rPr>
        <w:t>‘ and</w:t>
      </w:r>
      <w:proofErr w:type="gramEnd"/>
      <w:r w:rsidRPr="003B1977">
        <w:rPr>
          <w:rFonts w:ascii="Times New Roman" w:hAnsi="Times New Roman" w:cs="Times New Roman"/>
          <w:color w:val="000000"/>
          <w:sz w:val="28"/>
          <w:szCs w:val="28"/>
        </w:rPr>
        <w:t xml:space="preserve"> city with the name ‘</w:t>
      </w:r>
      <w:r w:rsidRPr="003B1977">
        <w:rPr>
          <w:rFonts w:ascii="Times New Roman" w:hAnsi="Times New Roman" w:cs="Times New Roman"/>
          <w:iCs/>
          <w:color w:val="000000"/>
          <w:sz w:val="28"/>
          <w:szCs w:val="28"/>
        </w:rPr>
        <w:t>Noida’</w:t>
      </w:r>
      <w:r w:rsidRPr="003B1977">
        <w:rPr>
          <w:rFonts w:ascii="Times New Roman" w:hAnsi="Times New Roman" w:cs="Times New Roman"/>
          <w:color w:val="000000"/>
          <w:sz w:val="28"/>
          <w:szCs w:val="28"/>
        </w:rPr>
        <w:t xml:space="preserve">,  you create the alias name which will be the common name for these two cities so that  you create a common key for both the cities and it get passed to the same reducer. For this, we have to </w:t>
      </w:r>
      <w:proofErr w:type="gramStart"/>
      <w:r w:rsidRPr="003B1977">
        <w:rPr>
          <w:rFonts w:ascii="Times New Roman" w:hAnsi="Times New Roman" w:cs="Times New Roman"/>
          <w:color w:val="000000"/>
          <w:sz w:val="28"/>
          <w:szCs w:val="28"/>
        </w:rPr>
        <w:t>write  </w:t>
      </w:r>
      <w:r w:rsidRPr="003B1977">
        <w:rPr>
          <w:rFonts w:ascii="Times New Roman" w:hAnsi="Times New Roman" w:cs="Times New Roman"/>
          <w:iCs/>
          <w:color w:val="000000"/>
          <w:sz w:val="28"/>
          <w:szCs w:val="28"/>
        </w:rPr>
        <w:t>custom</w:t>
      </w:r>
      <w:proofErr w:type="gramEnd"/>
      <w:r w:rsidRPr="003B1977">
        <w:rPr>
          <w:rFonts w:ascii="Times New Roman" w:hAnsi="Times New Roman" w:cs="Times New Roman"/>
          <w:iCs/>
          <w:color w:val="000000"/>
          <w:sz w:val="28"/>
          <w:szCs w:val="28"/>
        </w:rPr>
        <w:t xml:space="preserve"> partitioner</w:t>
      </w:r>
      <w:r w:rsidRPr="003B1977">
        <w:rPr>
          <w:rFonts w:ascii="Times New Roman" w:hAnsi="Times New Roman" w:cs="Times New Roman"/>
          <w:color w:val="000000"/>
          <w:sz w:val="28"/>
          <w:szCs w:val="28"/>
        </w:rPr>
        <w:t>.</w:t>
      </w:r>
    </w:p>
    <w:p w:rsidR="00DE58B3" w:rsidRPr="003B1977" w:rsidRDefault="00DE58B3" w:rsidP="00DE58B3">
      <w:pPr>
        <w:pStyle w:val="NoSpacing"/>
        <w:rPr>
          <w:rFonts w:ascii="Times New Roman" w:hAnsi="Times New Roman" w:cs="Times New Roman"/>
          <w:color w:val="000000"/>
          <w:sz w:val="28"/>
          <w:szCs w:val="28"/>
        </w:rPr>
      </w:pPr>
      <w:r w:rsidRPr="003B1977">
        <w:rPr>
          <w:rFonts w:ascii="Times New Roman" w:hAnsi="Times New Roman" w:cs="Times New Roman"/>
          <w:color w:val="000000"/>
          <w:sz w:val="28"/>
          <w:szCs w:val="28"/>
        </w:rPr>
        <w:t>In mapreduce when you create a ‘</w:t>
      </w:r>
      <w:r w:rsidRPr="003B1977">
        <w:rPr>
          <w:rFonts w:ascii="Times New Roman" w:hAnsi="Times New Roman" w:cs="Times New Roman"/>
          <w:iCs/>
          <w:color w:val="000000"/>
          <w:sz w:val="28"/>
          <w:szCs w:val="28"/>
        </w:rPr>
        <w:t>key’</w:t>
      </w:r>
      <w:r w:rsidRPr="003B1977">
        <w:rPr>
          <w:rFonts w:ascii="Times New Roman" w:hAnsi="Times New Roman" w:cs="Times New Roman"/>
          <w:color w:val="000000"/>
          <w:sz w:val="28"/>
          <w:szCs w:val="28"/>
        </w:rPr>
        <w:t> for city</w:t>
      </w:r>
      <w:proofErr w:type="gramStart"/>
      <w:r w:rsidRPr="003B1977">
        <w:rPr>
          <w:rFonts w:ascii="Times New Roman" w:hAnsi="Times New Roman" w:cs="Times New Roman"/>
          <w:color w:val="000000"/>
          <w:sz w:val="28"/>
          <w:szCs w:val="28"/>
        </w:rPr>
        <w:t>,  you</w:t>
      </w:r>
      <w:proofErr w:type="gramEnd"/>
      <w:r w:rsidRPr="003B1977">
        <w:rPr>
          <w:rFonts w:ascii="Times New Roman" w:hAnsi="Times New Roman" w:cs="Times New Roman"/>
          <w:color w:val="000000"/>
          <w:sz w:val="28"/>
          <w:szCs w:val="28"/>
        </w:rPr>
        <w:t xml:space="preserve"> have to consider</w:t>
      </w:r>
      <w:r w:rsidRPr="003B1977">
        <w:rPr>
          <w:rFonts w:ascii="Times New Roman" w:hAnsi="Times New Roman" w:cs="Times New Roman"/>
          <w:iCs/>
          <w:color w:val="000000"/>
          <w:sz w:val="28"/>
          <w:szCs w:val="28"/>
        </w:rPr>
        <w:t> ’city’</w:t>
      </w:r>
      <w:r w:rsidRPr="003B1977">
        <w:rPr>
          <w:rFonts w:ascii="Times New Roman" w:hAnsi="Times New Roman" w:cs="Times New Roman"/>
          <w:color w:val="000000"/>
          <w:sz w:val="28"/>
          <w:szCs w:val="28"/>
        </w:rPr>
        <w:t xml:space="preserve"> as the key. So, whenever the framework comes across a different city, it considers it as a </w:t>
      </w:r>
      <w:r w:rsidRPr="003B1977">
        <w:rPr>
          <w:rFonts w:ascii="Times New Roman" w:hAnsi="Times New Roman" w:cs="Times New Roman"/>
          <w:color w:val="000000"/>
          <w:sz w:val="28"/>
          <w:szCs w:val="28"/>
        </w:rPr>
        <w:lastRenderedPageBreak/>
        <w:t xml:space="preserve">different key. Hence, we need to use customized partitioner. There is a provision in mapreduce only, where you can write your custom partitioner and mention if city = </w:t>
      </w:r>
      <w:proofErr w:type="gramStart"/>
      <w:r w:rsidRPr="003B1977">
        <w:rPr>
          <w:rFonts w:ascii="Times New Roman" w:hAnsi="Times New Roman" w:cs="Times New Roman"/>
          <w:color w:val="000000"/>
          <w:sz w:val="28"/>
          <w:szCs w:val="28"/>
        </w:rPr>
        <w:t>bangalore</w:t>
      </w:r>
      <w:proofErr w:type="gramEnd"/>
      <w:r w:rsidRPr="003B1977">
        <w:rPr>
          <w:rFonts w:ascii="Times New Roman" w:hAnsi="Times New Roman" w:cs="Times New Roman"/>
          <w:color w:val="000000"/>
          <w:sz w:val="28"/>
          <w:szCs w:val="28"/>
        </w:rPr>
        <w:t xml:space="preserve"> or noida then pass similar hashcode.  However, we cannot create custom partitioner in Pig. As Pig is not a framework, we cannot direct execution engine to customize the partitioner. In such scenarios, MapReduce works better than Pig.</w:t>
      </w:r>
    </w:p>
    <w:p w:rsidR="00DE58B3" w:rsidRDefault="00DE58B3" w:rsidP="00DE58B3">
      <w:pPr>
        <w:pStyle w:val="NoSpacing"/>
        <w:rPr>
          <w:rFonts w:ascii="Times New Roman" w:eastAsia="Times New Roman" w:hAnsi="Times New Roman" w:cs="Times New Roman"/>
          <w:b/>
          <w:bCs/>
          <w:color w:val="000000"/>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r>
        <w:rPr>
          <w:rFonts w:ascii="Times New Roman" w:eastAsia="Times New Roman" w:hAnsi="Times New Roman" w:cs="Times New Roman"/>
          <w:b/>
          <w:bCs/>
          <w:color w:val="000000"/>
          <w:sz w:val="28"/>
          <w:szCs w:val="28"/>
        </w:rPr>
        <w:t>7.</w:t>
      </w:r>
      <w:r w:rsidRPr="003B1977">
        <w:rPr>
          <w:rFonts w:ascii="Times New Roman" w:eastAsia="Times New Roman" w:hAnsi="Times New Roman" w:cs="Times New Roman"/>
          <w:b/>
          <w:bCs/>
          <w:color w:val="000000"/>
          <w:sz w:val="28"/>
          <w:szCs w:val="28"/>
        </w:rPr>
        <w:t xml:space="preserve"> What Is Difference Between Mapreduce and </w:t>
      </w:r>
      <w:proofErr w:type="gramStart"/>
      <w:r w:rsidRPr="003B1977">
        <w:rPr>
          <w:rFonts w:ascii="Times New Roman" w:eastAsia="Times New Roman" w:hAnsi="Times New Roman" w:cs="Times New Roman"/>
          <w:b/>
          <w:bCs/>
          <w:color w:val="000000"/>
          <w:sz w:val="28"/>
          <w:szCs w:val="28"/>
        </w:rPr>
        <w:t>Pig ?</w:t>
      </w:r>
      <w:proofErr w:type="gramEnd"/>
    </w:p>
    <w:p w:rsidR="00DE58B3" w:rsidRPr="003B1977" w:rsidRDefault="00DE58B3" w:rsidP="00DE58B3">
      <w:pPr>
        <w:pStyle w:val="NoSpacing"/>
        <w:rPr>
          <w:rStyle w:val="Strong"/>
          <w:rFonts w:ascii="Times New Roman" w:hAnsi="Times New Roman" w:cs="Times New Roman"/>
          <w:b w:val="0"/>
          <w:sz w:val="28"/>
          <w:szCs w:val="28"/>
        </w:rPr>
      </w:pPr>
      <w:r w:rsidRPr="003B1977">
        <w:rPr>
          <w:rStyle w:val="Strong"/>
          <w:rFonts w:ascii="Times New Roman" w:hAnsi="Times New Roman" w:cs="Times New Roman"/>
          <w:b w:val="0"/>
          <w:sz w:val="28"/>
          <w:szCs w:val="28"/>
        </w:rPr>
        <w:t>•In MR Need to write entire logic for operations like join</w:t>
      </w:r>
      <w:proofErr w:type="gramStart"/>
      <w:r w:rsidRPr="003B1977">
        <w:rPr>
          <w:rStyle w:val="Strong"/>
          <w:rFonts w:ascii="Times New Roman" w:hAnsi="Times New Roman" w:cs="Times New Roman"/>
          <w:b w:val="0"/>
          <w:sz w:val="28"/>
          <w:szCs w:val="28"/>
        </w:rPr>
        <w:t>,group,filter,sum</w:t>
      </w:r>
      <w:proofErr w:type="gramEnd"/>
      <w:r w:rsidRPr="003B1977">
        <w:rPr>
          <w:rStyle w:val="Strong"/>
          <w:rFonts w:ascii="Times New Roman" w:hAnsi="Times New Roman" w:cs="Times New Roman"/>
          <w:b w:val="0"/>
          <w:sz w:val="28"/>
          <w:szCs w:val="28"/>
        </w:rPr>
        <w:t xml:space="preserve"> etc ..</w:t>
      </w:r>
    </w:p>
    <w:p w:rsidR="00DE58B3" w:rsidRPr="003B1977" w:rsidRDefault="00DE58B3" w:rsidP="00DE58B3">
      <w:pPr>
        <w:pStyle w:val="NoSpacing"/>
        <w:rPr>
          <w:rStyle w:val="Strong"/>
          <w:rFonts w:ascii="Times New Roman" w:hAnsi="Times New Roman" w:cs="Times New Roman"/>
          <w:b w:val="0"/>
          <w:sz w:val="28"/>
          <w:szCs w:val="28"/>
        </w:rPr>
      </w:pPr>
      <w:r w:rsidRPr="003B1977">
        <w:rPr>
          <w:rStyle w:val="Strong"/>
          <w:rFonts w:ascii="Times New Roman" w:hAnsi="Times New Roman" w:cs="Times New Roman"/>
          <w:b w:val="0"/>
          <w:sz w:val="28"/>
          <w:szCs w:val="28"/>
        </w:rPr>
        <w:t>•In Pig Bulit in functions are available</w:t>
      </w:r>
    </w:p>
    <w:p w:rsidR="00DE58B3" w:rsidRPr="003B1977" w:rsidRDefault="00DE58B3" w:rsidP="00DE58B3">
      <w:pPr>
        <w:pStyle w:val="NoSpacing"/>
        <w:rPr>
          <w:rStyle w:val="Strong"/>
          <w:rFonts w:ascii="Times New Roman" w:hAnsi="Times New Roman" w:cs="Times New Roman"/>
          <w:b w:val="0"/>
          <w:sz w:val="28"/>
          <w:szCs w:val="28"/>
        </w:rPr>
      </w:pPr>
      <w:r w:rsidRPr="003B1977">
        <w:rPr>
          <w:rStyle w:val="Strong"/>
          <w:rFonts w:ascii="Times New Roman" w:hAnsi="Times New Roman" w:cs="Times New Roman"/>
          <w:b w:val="0"/>
          <w:sz w:val="28"/>
          <w:szCs w:val="28"/>
        </w:rPr>
        <w:t>•In MR Number of lines of code required is too much even for a simple functionality</w:t>
      </w:r>
    </w:p>
    <w:p w:rsidR="00DE58B3" w:rsidRPr="003B1977" w:rsidRDefault="00DE58B3" w:rsidP="00DE58B3">
      <w:pPr>
        <w:pStyle w:val="NoSpacing"/>
        <w:rPr>
          <w:rStyle w:val="Strong"/>
          <w:rFonts w:ascii="Times New Roman" w:hAnsi="Times New Roman" w:cs="Times New Roman"/>
          <w:b w:val="0"/>
          <w:sz w:val="28"/>
          <w:szCs w:val="28"/>
        </w:rPr>
      </w:pPr>
      <w:r w:rsidRPr="003B1977">
        <w:rPr>
          <w:rStyle w:val="Strong"/>
          <w:rFonts w:ascii="Times New Roman" w:hAnsi="Times New Roman" w:cs="Times New Roman"/>
          <w:b w:val="0"/>
          <w:sz w:val="28"/>
          <w:szCs w:val="28"/>
        </w:rPr>
        <w:t>•In Pig 10 lines of pig latin equal to 200 lines of java</w:t>
      </w:r>
    </w:p>
    <w:p w:rsidR="00DE58B3" w:rsidRPr="003B1977" w:rsidRDefault="00DE58B3" w:rsidP="00DE58B3">
      <w:pPr>
        <w:pStyle w:val="NoSpacing"/>
        <w:rPr>
          <w:rStyle w:val="Strong"/>
          <w:rFonts w:ascii="Times New Roman" w:hAnsi="Times New Roman" w:cs="Times New Roman"/>
          <w:b w:val="0"/>
          <w:sz w:val="28"/>
          <w:szCs w:val="28"/>
        </w:rPr>
      </w:pPr>
      <w:r w:rsidRPr="003B1977">
        <w:rPr>
          <w:rStyle w:val="Strong"/>
          <w:rFonts w:ascii="Times New Roman" w:hAnsi="Times New Roman" w:cs="Times New Roman"/>
          <w:b w:val="0"/>
          <w:sz w:val="28"/>
          <w:szCs w:val="28"/>
        </w:rPr>
        <w:t>•In MR Time of effort in coding is high</w:t>
      </w:r>
    </w:p>
    <w:p w:rsidR="00DE58B3" w:rsidRPr="003B1977" w:rsidRDefault="00DE58B3" w:rsidP="00DE58B3">
      <w:pPr>
        <w:pStyle w:val="NoSpacing"/>
        <w:rPr>
          <w:rStyle w:val="Strong"/>
          <w:rFonts w:ascii="Times New Roman" w:hAnsi="Times New Roman" w:cs="Times New Roman"/>
          <w:b w:val="0"/>
          <w:sz w:val="28"/>
          <w:szCs w:val="28"/>
        </w:rPr>
      </w:pPr>
      <w:r w:rsidRPr="003B1977">
        <w:rPr>
          <w:rStyle w:val="Strong"/>
          <w:rFonts w:ascii="Times New Roman" w:hAnsi="Times New Roman" w:cs="Times New Roman"/>
          <w:b w:val="0"/>
          <w:sz w:val="28"/>
          <w:szCs w:val="28"/>
        </w:rPr>
        <w:t xml:space="preserve">•In Pig </w:t>
      </w:r>
      <w:proofErr w:type="gramStart"/>
      <w:r w:rsidRPr="003B1977">
        <w:rPr>
          <w:rStyle w:val="Strong"/>
          <w:rFonts w:ascii="Times New Roman" w:hAnsi="Times New Roman" w:cs="Times New Roman"/>
          <w:b w:val="0"/>
          <w:sz w:val="28"/>
          <w:szCs w:val="28"/>
        </w:rPr>
        <w:t>What</w:t>
      </w:r>
      <w:proofErr w:type="gramEnd"/>
      <w:r w:rsidRPr="003B1977">
        <w:rPr>
          <w:rStyle w:val="Strong"/>
          <w:rFonts w:ascii="Times New Roman" w:hAnsi="Times New Roman" w:cs="Times New Roman"/>
          <w:b w:val="0"/>
          <w:sz w:val="28"/>
          <w:szCs w:val="28"/>
        </w:rPr>
        <w:t xml:space="preserve"> took 4hrs to write in java took 15 mins in pig latin (approx)</w:t>
      </w:r>
    </w:p>
    <w:p w:rsidR="00DE58B3" w:rsidRPr="003B1977" w:rsidRDefault="00DE58B3" w:rsidP="00DE58B3">
      <w:pPr>
        <w:pStyle w:val="NoSpacing"/>
        <w:rPr>
          <w:rStyle w:val="Strong"/>
          <w:rFonts w:ascii="Times New Roman" w:hAnsi="Times New Roman" w:cs="Times New Roman"/>
          <w:b w:val="0"/>
          <w:sz w:val="28"/>
          <w:szCs w:val="28"/>
        </w:rPr>
      </w:pPr>
      <w:r w:rsidRPr="003B1977">
        <w:rPr>
          <w:rStyle w:val="Strong"/>
          <w:rFonts w:ascii="Times New Roman" w:hAnsi="Times New Roman" w:cs="Times New Roman"/>
          <w:b w:val="0"/>
          <w:sz w:val="28"/>
          <w:szCs w:val="28"/>
        </w:rPr>
        <w:t>•In MRLess productivity</w:t>
      </w:r>
    </w:p>
    <w:p w:rsidR="00DE58B3" w:rsidRPr="003B1977" w:rsidRDefault="00DE58B3" w:rsidP="00DE58B3">
      <w:pPr>
        <w:pStyle w:val="NoSpacing"/>
        <w:rPr>
          <w:rFonts w:ascii="Times New Roman" w:eastAsia="Times New Roman" w:hAnsi="Times New Roman" w:cs="Times New Roman"/>
          <w:b/>
          <w:color w:val="000000"/>
          <w:sz w:val="28"/>
          <w:szCs w:val="28"/>
        </w:rPr>
      </w:pPr>
      <w:r w:rsidRPr="003B1977">
        <w:rPr>
          <w:rStyle w:val="Strong"/>
          <w:rFonts w:ascii="Times New Roman" w:hAnsi="Times New Roman" w:cs="Times New Roman"/>
          <w:b w:val="0"/>
          <w:sz w:val="28"/>
          <w:szCs w:val="28"/>
        </w:rPr>
        <w:t>•In PIG High P</w:t>
      </w:r>
      <w:r w:rsidRPr="003B1977">
        <w:rPr>
          <w:rFonts w:ascii="Times New Roman" w:eastAsia="Times New Roman" w:hAnsi="Times New Roman" w:cs="Times New Roman"/>
          <w:b/>
          <w:color w:val="000000"/>
          <w:sz w:val="28"/>
          <w:szCs w:val="28"/>
        </w:rPr>
        <w:t>roductivity </w:t>
      </w:r>
    </w:p>
    <w:p w:rsidR="00DE58B3" w:rsidRPr="003B1977" w:rsidRDefault="00DE58B3" w:rsidP="00DE58B3">
      <w:pPr>
        <w:pStyle w:val="NoSpacing"/>
        <w:rPr>
          <w:rFonts w:ascii="Times New Roman" w:eastAsia="Times New Roman" w:hAnsi="Times New Roman" w:cs="Times New Roman"/>
          <w:color w:val="000000"/>
          <w:sz w:val="28"/>
          <w:szCs w:val="28"/>
        </w:rPr>
      </w:pPr>
    </w:p>
    <w:p w:rsidR="00DE58B3" w:rsidRPr="003B1977" w:rsidRDefault="00DE58B3" w:rsidP="00DE58B3">
      <w:pPr>
        <w:pStyle w:val="NoSpacing"/>
        <w:rPr>
          <w:rFonts w:ascii="Times New Roman" w:hAnsi="Times New Roman" w:cs="Times New Roman"/>
          <w:color w:val="000000"/>
          <w:sz w:val="28"/>
          <w:szCs w:val="28"/>
        </w:rPr>
      </w:pPr>
    </w:p>
    <w:p w:rsidR="00DE58B3" w:rsidRPr="003B1977" w:rsidRDefault="00DE58B3" w:rsidP="00DE58B3">
      <w:pPr>
        <w:pStyle w:val="NoSpacing"/>
        <w:rPr>
          <w:rFonts w:ascii="Times New Roman" w:hAnsi="Times New Roman" w:cs="Times New Roman"/>
          <w:color w:val="000000"/>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8</w:t>
      </w:r>
      <w:r w:rsidRPr="003B1977">
        <w:rPr>
          <w:rFonts w:ascii="Times New Roman" w:hAnsi="Times New Roman" w:cs="Times New Roman"/>
          <w:b/>
          <w:bCs/>
          <w:sz w:val="28"/>
          <w:szCs w:val="28"/>
        </w:rPr>
        <w:t xml:space="preserve">. </w:t>
      </w:r>
      <w:proofErr w:type="gramStart"/>
      <w:r w:rsidRPr="003B1977">
        <w:rPr>
          <w:rFonts w:ascii="Times New Roman" w:hAnsi="Times New Roman" w:cs="Times New Roman"/>
          <w:b/>
          <w:bCs/>
          <w:sz w:val="28"/>
          <w:szCs w:val="28"/>
        </w:rPr>
        <w:t>Explain  Pig</w:t>
      </w:r>
      <w:proofErr w:type="gramEnd"/>
      <w:r w:rsidRPr="003B1977">
        <w:rPr>
          <w:rFonts w:ascii="Times New Roman" w:hAnsi="Times New Roman" w:cs="Times New Roman"/>
          <w:b/>
          <w:bCs/>
          <w:sz w:val="28"/>
          <w:szCs w:val="28"/>
        </w:rPr>
        <w:t xml:space="preserve"> Structure In Brief ?</w:t>
      </w:r>
    </w:p>
    <w:p w:rsidR="00DE58B3" w:rsidRPr="003B1977" w:rsidRDefault="00DE58B3" w:rsidP="00DE58B3">
      <w:pPr>
        <w:pStyle w:val="NoSpacing"/>
        <w:rPr>
          <w:rFonts w:ascii="Times New Roman" w:hAnsi="Times New Roman" w:cs="Times New Roman"/>
          <w:b/>
          <w:bCs/>
          <w:sz w:val="28"/>
          <w:szCs w:val="28"/>
        </w:rPr>
      </w:pPr>
    </w:p>
    <w:p w:rsidR="00DE58B3" w:rsidRPr="003B1977" w:rsidRDefault="00DE58B3" w:rsidP="00DE58B3">
      <w:pPr>
        <w:pStyle w:val="NoSpacing"/>
        <w:rPr>
          <w:rFonts w:ascii="Times New Roman" w:hAnsi="Times New Roman" w:cs="Times New Roman"/>
          <w:noProof/>
          <w:sz w:val="28"/>
          <w:szCs w:val="28"/>
        </w:rPr>
      </w:pPr>
      <w:r w:rsidRPr="003B1977">
        <w:rPr>
          <w:rFonts w:ascii="Times New Roman" w:hAnsi="Times New Roman" w:cs="Times New Roman"/>
          <w:noProof/>
          <w:sz w:val="28"/>
          <w:szCs w:val="28"/>
        </w:rPr>
        <w:drawing>
          <wp:inline distT="0" distB="0" distL="0" distR="0">
            <wp:extent cx="4600575" cy="3333750"/>
            <wp:effectExtent l="19050" t="0" r="952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4600575" cy="3333750"/>
                    </a:xfrm>
                    <a:prstGeom prst="rect">
                      <a:avLst/>
                    </a:prstGeom>
                    <a:noFill/>
                    <a:ln w="9525">
                      <a:noFill/>
                      <a:miter lim="800000"/>
                      <a:headEnd/>
                      <a:tailEnd/>
                    </a:ln>
                  </pic:spPr>
                </pic:pic>
              </a:graphicData>
            </a:graphic>
          </wp:inline>
        </w:drawing>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Style w:val="Strong"/>
          <w:rFonts w:ascii="Times New Roman" w:hAnsi="Times New Roman" w:cs="Times New Roman"/>
          <w:color w:val="000000"/>
          <w:sz w:val="28"/>
          <w:szCs w:val="28"/>
          <w:shd w:val="clear" w:color="auto" w:fill="F0F0F0"/>
        </w:rPr>
      </w:pPr>
      <w:r>
        <w:rPr>
          <w:rStyle w:val="Strong"/>
          <w:rFonts w:ascii="Times New Roman" w:hAnsi="Times New Roman" w:cs="Times New Roman"/>
          <w:color w:val="000000"/>
          <w:sz w:val="28"/>
          <w:szCs w:val="28"/>
          <w:shd w:val="clear" w:color="auto" w:fill="F0F0F0"/>
        </w:rPr>
        <w:t>9</w:t>
      </w:r>
      <w:r w:rsidRPr="003B1977">
        <w:rPr>
          <w:rStyle w:val="Strong"/>
          <w:rFonts w:ascii="Times New Roman" w:hAnsi="Times New Roman" w:cs="Times New Roman"/>
          <w:color w:val="000000"/>
          <w:sz w:val="28"/>
          <w:szCs w:val="28"/>
          <w:shd w:val="clear" w:color="auto" w:fill="F0F0F0"/>
        </w:rPr>
        <w:t>. Is it possible to display the limited no of results?</w:t>
      </w:r>
    </w:p>
    <w:p w:rsidR="00DE58B3" w:rsidRPr="003B1977" w:rsidRDefault="00DE58B3" w:rsidP="00DE58B3">
      <w:pPr>
        <w:pStyle w:val="NoSpacing"/>
        <w:rPr>
          <w:rStyle w:val="Strong"/>
          <w:rFonts w:ascii="Times New Roman" w:hAnsi="Times New Roman" w:cs="Times New Roman"/>
          <w:b w:val="0"/>
          <w:sz w:val="28"/>
          <w:szCs w:val="28"/>
        </w:rPr>
      </w:pPr>
      <w:r w:rsidRPr="003B1977">
        <w:rPr>
          <w:rFonts w:ascii="Times New Roman" w:hAnsi="Times New Roman" w:cs="Times New Roman"/>
          <w:color w:val="000000"/>
          <w:sz w:val="28"/>
          <w:szCs w:val="28"/>
        </w:rPr>
        <w:lastRenderedPageBreak/>
        <w:br/>
      </w:r>
      <w:proofErr w:type="gramStart"/>
      <w:r w:rsidRPr="003B1977">
        <w:rPr>
          <w:rStyle w:val="Strong"/>
          <w:rFonts w:ascii="Times New Roman" w:hAnsi="Times New Roman" w:cs="Times New Roman"/>
          <w:b w:val="0"/>
          <w:sz w:val="28"/>
          <w:szCs w:val="28"/>
        </w:rPr>
        <w:t>yes,</w:t>
      </w:r>
      <w:proofErr w:type="gramEnd"/>
      <w:r w:rsidRPr="003B1977">
        <w:rPr>
          <w:rStyle w:val="Strong"/>
          <w:rFonts w:ascii="Times New Roman" w:hAnsi="Times New Roman" w:cs="Times New Roman"/>
          <w:b w:val="0"/>
          <w:sz w:val="28"/>
          <w:szCs w:val="28"/>
        </w:rPr>
        <w:t>Sometimes you want to see only a limited number of results. ‘</w:t>
      </w:r>
      <w:proofErr w:type="gramStart"/>
      <w:r w:rsidRPr="003B1977">
        <w:rPr>
          <w:rStyle w:val="Strong"/>
          <w:rFonts w:ascii="Times New Roman" w:hAnsi="Times New Roman" w:cs="Times New Roman"/>
          <w:b w:val="0"/>
          <w:sz w:val="28"/>
          <w:szCs w:val="28"/>
        </w:rPr>
        <w:t>limit</w:t>
      </w:r>
      <w:proofErr w:type="gramEnd"/>
      <w:r w:rsidRPr="003B1977">
        <w:rPr>
          <w:rStyle w:val="Strong"/>
          <w:rFonts w:ascii="Times New Roman" w:hAnsi="Times New Roman" w:cs="Times New Roman"/>
          <w:b w:val="0"/>
          <w:sz w:val="28"/>
          <w:szCs w:val="28"/>
        </w:rPr>
        <w:t>’ allows you do this:</w:t>
      </w:r>
      <w:r w:rsidRPr="003B1977">
        <w:rPr>
          <w:rStyle w:val="Strong"/>
          <w:rFonts w:ascii="Times New Roman" w:hAnsi="Times New Roman" w:cs="Times New Roman"/>
          <w:b w:val="0"/>
          <w:sz w:val="28"/>
          <w:szCs w:val="28"/>
        </w:rPr>
        <w:br/>
        <w:t>input2 = load ‘daily’ as (exchanges, stocks);</w:t>
      </w:r>
      <w:r w:rsidRPr="003B1977">
        <w:rPr>
          <w:rStyle w:val="Strong"/>
          <w:rFonts w:ascii="Times New Roman" w:hAnsi="Times New Roman" w:cs="Times New Roman"/>
          <w:b w:val="0"/>
          <w:sz w:val="28"/>
          <w:szCs w:val="28"/>
        </w:rPr>
        <w:br/>
        <w:t>first10 = limit input2 10;</w:t>
      </w:r>
    </w:p>
    <w:p w:rsidR="00DE58B3" w:rsidRPr="003B1977" w:rsidRDefault="00DE58B3" w:rsidP="00DE58B3">
      <w:pPr>
        <w:pStyle w:val="NoSpacing"/>
        <w:rPr>
          <w:rStyle w:val="Strong"/>
          <w:rFonts w:ascii="Times New Roman" w:hAnsi="Times New Roman" w:cs="Times New Roman"/>
          <w:b w:val="0"/>
          <w:sz w:val="28"/>
          <w:szCs w:val="28"/>
        </w:rPr>
      </w:pPr>
    </w:p>
    <w:p w:rsidR="00DE58B3" w:rsidRPr="003B1977" w:rsidRDefault="00DE58B3" w:rsidP="00DE58B3">
      <w:pPr>
        <w:pStyle w:val="NoSpacing"/>
        <w:rPr>
          <w:rStyle w:val="Strong"/>
          <w:rFonts w:ascii="Times New Roman" w:hAnsi="Times New Roman" w:cs="Times New Roman"/>
          <w:b w:val="0"/>
          <w:sz w:val="28"/>
          <w:szCs w:val="28"/>
        </w:rPr>
      </w:pPr>
    </w:p>
    <w:p w:rsidR="00DE58B3" w:rsidRPr="003B1977" w:rsidRDefault="00DE58B3" w:rsidP="00DE58B3">
      <w:pPr>
        <w:pStyle w:val="NoSpacing"/>
        <w:rPr>
          <w:rStyle w:val="Strong"/>
          <w:rFonts w:ascii="Times New Roman" w:hAnsi="Times New Roman" w:cs="Times New Roman"/>
          <w:color w:val="000000"/>
          <w:sz w:val="28"/>
          <w:szCs w:val="28"/>
        </w:rPr>
      </w:pPr>
      <w:r>
        <w:rPr>
          <w:rStyle w:val="Strong"/>
          <w:rFonts w:ascii="Times New Roman" w:hAnsi="Times New Roman" w:cs="Times New Roman"/>
          <w:color w:val="000000"/>
          <w:sz w:val="28"/>
          <w:szCs w:val="28"/>
        </w:rPr>
        <w:t>10</w:t>
      </w:r>
      <w:proofErr w:type="gramStart"/>
      <w:r w:rsidRPr="003B1977">
        <w:rPr>
          <w:rStyle w:val="Strong"/>
          <w:rFonts w:ascii="Times New Roman" w:hAnsi="Times New Roman" w:cs="Times New Roman"/>
          <w:color w:val="000000"/>
          <w:sz w:val="28"/>
          <w:szCs w:val="28"/>
        </w:rPr>
        <w:t>.Why</w:t>
      </w:r>
      <w:proofErr w:type="gramEnd"/>
      <w:r w:rsidRPr="003B1977">
        <w:rPr>
          <w:rStyle w:val="Strong"/>
          <w:rFonts w:ascii="Times New Roman" w:hAnsi="Times New Roman" w:cs="Times New Roman"/>
          <w:color w:val="000000"/>
          <w:sz w:val="28"/>
          <w:szCs w:val="28"/>
        </w:rPr>
        <w:t xml:space="preserve"> should we use ‘distinct’ keyword in pig scripts?</w:t>
      </w:r>
    </w:p>
    <w:p w:rsidR="00DE58B3" w:rsidRPr="003B1977" w:rsidRDefault="00DE58B3" w:rsidP="00DE58B3">
      <w:pPr>
        <w:pStyle w:val="NoSpacing"/>
        <w:rPr>
          <w:rStyle w:val="Strong"/>
          <w:rFonts w:ascii="Times New Roman" w:hAnsi="Times New Roman" w:cs="Times New Roman"/>
          <w:b w:val="0"/>
          <w:sz w:val="28"/>
          <w:szCs w:val="28"/>
        </w:rPr>
      </w:pPr>
      <w:r w:rsidRPr="003B1977">
        <w:rPr>
          <w:rFonts w:ascii="Times New Roman" w:hAnsi="Times New Roman" w:cs="Times New Roman"/>
          <w:color w:val="000000"/>
          <w:sz w:val="28"/>
          <w:szCs w:val="28"/>
        </w:rPr>
        <w:br/>
      </w:r>
      <w:r w:rsidRPr="003B1977">
        <w:rPr>
          <w:rStyle w:val="Strong"/>
          <w:rFonts w:ascii="Times New Roman" w:hAnsi="Times New Roman" w:cs="Times New Roman"/>
          <w:b w:val="0"/>
          <w:sz w:val="28"/>
          <w:szCs w:val="28"/>
        </w:rPr>
        <w:t>The distinct statement is very simple. It removes duplicate records. It works only on entire records, not on individual fields</w:t>
      </w:r>
      <w:proofErr w:type="gramStart"/>
      <w:r w:rsidRPr="003B1977">
        <w:rPr>
          <w:rStyle w:val="Strong"/>
          <w:rFonts w:ascii="Times New Roman" w:hAnsi="Times New Roman" w:cs="Times New Roman"/>
          <w:b w:val="0"/>
          <w:sz w:val="28"/>
          <w:szCs w:val="28"/>
        </w:rPr>
        <w:t>:</w:t>
      </w:r>
      <w:proofErr w:type="gramEnd"/>
      <w:r w:rsidRPr="003B1977">
        <w:rPr>
          <w:rStyle w:val="Strong"/>
          <w:rFonts w:ascii="Times New Roman" w:hAnsi="Times New Roman" w:cs="Times New Roman"/>
          <w:b w:val="0"/>
          <w:sz w:val="28"/>
          <w:szCs w:val="28"/>
        </w:rPr>
        <w:br/>
        <w:t>input2 = load ‘daily’ as (exchanges, stocks);</w:t>
      </w:r>
      <w:r w:rsidRPr="003B1977">
        <w:rPr>
          <w:rStyle w:val="Strong"/>
          <w:rFonts w:ascii="Times New Roman" w:hAnsi="Times New Roman" w:cs="Times New Roman"/>
          <w:b w:val="0"/>
          <w:sz w:val="28"/>
          <w:szCs w:val="28"/>
        </w:rPr>
        <w:br/>
        <w:t>grpds = distinct exchanges;</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11</w:t>
      </w:r>
      <w:r w:rsidRPr="003B1977">
        <w:rPr>
          <w:rFonts w:ascii="Times New Roman" w:hAnsi="Times New Roman" w:cs="Times New Roman"/>
          <w:b/>
          <w:bCs/>
          <w:sz w:val="28"/>
          <w:szCs w:val="28"/>
        </w:rPr>
        <w:t>.</w:t>
      </w:r>
      <w:r>
        <w:rPr>
          <w:rFonts w:ascii="Times New Roman" w:hAnsi="Times New Roman" w:cs="Times New Roman"/>
          <w:b/>
          <w:bCs/>
          <w:sz w:val="28"/>
          <w:szCs w:val="28"/>
        </w:rPr>
        <w:t xml:space="preserve"> </w:t>
      </w:r>
      <w:r w:rsidRPr="003B1977">
        <w:rPr>
          <w:rFonts w:ascii="Times New Roman" w:hAnsi="Times New Roman" w:cs="Times New Roman"/>
          <w:b/>
          <w:bCs/>
          <w:sz w:val="28"/>
          <w:szCs w:val="28"/>
        </w:rPr>
        <w:t>What is the difference between logical and physical plans?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undergoes some steps when a Pig Latin Script is converted into MapReduce jobs. After performing the basic parsing and semantic checking, it produces a logical plan. Thelogical plan describes the logical operators that have to be executed by Pig during execution. After this, Pig produces a physical plan. The physical plan describes the physical operators that are needed to execute the script.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noProof/>
          <w:sz w:val="28"/>
          <w:szCs w:val="28"/>
        </w:rPr>
        <w:drawing>
          <wp:inline distT="0" distB="0" distL="0" distR="0">
            <wp:extent cx="5486400" cy="3543300"/>
            <wp:effectExtent l="1905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486400" cy="3543300"/>
                    </a:xfrm>
                    <a:prstGeom prst="rect">
                      <a:avLst/>
                    </a:prstGeom>
                    <a:noFill/>
                    <a:ln w="9525">
                      <a:noFill/>
                      <a:miter lim="800000"/>
                      <a:headEnd/>
                      <a:tailEnd/>
                    </a:ln>
                  </pic:spPr>
                </pic:pic>
              </a:graphicData>
            </a:graphic>
          </wp:inline>
        </w:drawing>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12</w:t>
      </w:r>
      <w:r w:rsidRPr="003B1977">
        <w:rPr>
          <w:rFonts w:ascii="Times New Roman" w:hAnsi="Times New Roman" w:cs="Times New Roman"/>
          <w:b/>
          <w:bCs/>
          <w:sz w:val="28"/>
          <w:szCs w:val="28"/>
        </w:rPr>
        <w:t>.</w:t>
      </w:r>
      <w:r>
        <w:rPr>
          <w:rFonts w:ascii="Times New Roman" w:hAnsi="Times New Roman" w:cs="Times New Roman"/>
          <w:b/>
          <w:bCs/>
          <w:sz w:val="28"/>
          <w:szCs w:val="28"/>
        </w:rPr>
        <w:t xml:space="preserve"> </w:t>
      </w:r>
      <w:r w:rsidRPr="003B1977">
        <w:rPr>
          <w:rFonts w:ascii="Times New Roman" w:hAnsi="Times New Roman" w:cs="Times New Roman"/>
          <w:b/>
          <w:bCs/>
          <w:sz w:val="28"/>
          <w:szCs w:val="28"/>
        </w:rPr>
        <w:t xml:space="preserve">What Is Difference Between Mapreduce and </w:t>
      </w:r>
      <w:proofErr w:type="gramStart"/>
      <w:r w:rsidRPr="003B1977">
        <w:rPr>
          <w:rFonts w:ascii="Times New Roman" w:hAnsi="Times New Roman" w:cs="Times New Roman"/>
          <w:b/>
          <w:bCs/>
          <w:sz w:val="28"/>
          <w:szCs w:val="28"/>
        </w:rPr>
        <w:t>Pig ?</w:t>
      </w:r>
      <w:proofErr w:type="gramEnd"/>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•In MR Need to write entire logic for operations like join</w:t>
      </w:r>
      <w:proofErr w:type="gramStart"/>
      <w:r w:rsidRPr="003B1977">
        <w:rPr>
          <w:rFonts w:ascii="Times New Roman" w:hAnsi="Times New Roman" w:cs="Times New Roman"/>
          <w:sz w:val="28"/>
          <w:szCs w:val="28"/>
        </w:rPr>
        <w:t>,group,filter,sum</w:t>
      </w:r>
      <w:proofErr w:type="gramEnd"/>
      <w:r w:rsidRPr="003B1977">
        <w:rPr>
          <w:rFonts w:ascii="Times New Roman" w:hAnsi="Times New Roman" w:cs="Times New Roman"/>
          <w:sz w:val="28"/>
          <w:szCs w:val="28"/>
        </w:rPr>
        <w:t xml:space="preserve"> etc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•In Pig Bulit in functions are available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•In MR Number of lines of code required is too much even for a simple functionality</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•In Pig 10 lines of pig latin equal to 200 lines of java</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•In MR Time of effort in coding is high</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•In Pig </w:t>
      </w:r>
      <w:proofErr w:type="gramStart"/>
      <w:r w:rsidRPr="003B1977">
        <w:rPr>
          <w:rFonts w:ascii="Times New Roman" w:hAnsi="Times New Roman" w:cs="Times New Roman"/>
          <w:sz w:val="28"/>
          <w:szCs w:val="28"/>
        </w:rPr>
        <w:t>What</w:t>
      </w:r>
      <w:proofErr w:type="gramEnd"/>
      <w:r w:rsidRPr="003B1977">
        <w:rPr>
          <w:rFonts w:ascii="Times New Roman" w:hAnsi="Times New Roman" w:cs="Times New Roman"/>
          <w:sz w:val="28"/>
          <w:szCs w:val="28"/>
        </w:rPr>
        <w:t xml:space="preserve"> took 4hrs to write in java took 15 mins in pig latin (approx)</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•In MRLess productivity</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•In PIG High Productivity </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In mapreduce</w:t>
      </w:r>
      <w:proofErr w:type="gramStart"/>
      <w:r w:rsidRPr="003B1977">
        <w:rPr>
          <w:rFonts w:ascii="Times New Roman" w:hAnsi="Times New Roman" w:cs="Times New Roman"/>
          <w:sz w:val="28"/>
          <w:szCs w:val="28"/>
        </w:rPr>
        <w:t>,groupby</w:t>
      </w:r>
      <w:proofErr w:type="gramEnd"/>
      <w:r w:rsidRPr="003B1977">
        <w:rPr>
          <w:rFonts w:ascii="Times New Roman" w:hAnsi="Times New Roman" w:cs="Times New Roman"/>
          <w:sz w:val="28"/>
          <w:szCs w:val="28"/>
        </w:rPr>
        <w:t xml:space="preserve"> operation performed at reducer side and filter,projection can be implemented in the map phase.pig latin also provides standard-operation similar to mapreduce like orderby and filters,groupby..</w:t>
      </w:r>
      <w:proofErr w:type="gramStart"/>
      <w:r w:rsidRPr="003B1977">
        <w:rPr>
          <w:rFonts w:ascii="Times New Roman" w:hAnsi="Times New Roman" w:cs="Times New Roman"/>
          <w:sz w:val="28"/>
          <w:szCs w:val="28"/>
        </w:rPr>
        <w:t>etc.we</w:t>
      </w:r>
      <w:proofErr w:type="gramEnd"/>
      <w:r w:rsidRPr="003B1977">
        <w:rPr>
          <w:rFonts w:ascii="Times New Roman" w:hAnsi="Times New Roman" w:cs="Times New Roman"/>
          <w:sz w:val="28"/>
          <w:szCs w:val="28"/>
        </w:rPr>
        <w:t xml:space="preserve"> can analyze pig script and know data flows ans also early to find the error checking.pig Latin is much lower cost to write and maintain thanJava code for MapReduce.</w:t>
      </w:r>
    </w:p>
    <w:p w:rsidR="00DE58B3" w:rsidRDefault="00DE58B3" w:rsidP="00DE58B3">
      <w:pPr>
        <w:pStyle w:val="NoSpacing"/>
        <w:rPr>
          <w:rFonts w:ascii="Times New Roman" w:hAnsi="Times New Roman" w:cs="Times New Roman"/>
          <w:b/>
          <w:bCs/>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13</w:t>
      </w:r>
      <w:proofErr w:type="gramStart"/>
      <w:r w:rsidRPr="003B1977">
        <w:rPr>
          <w:rFonts w:ascii="Times New Roman" w:hAnsi="Times New Roman" w:cs="Times New Roman"/>
          <w:b/>
          <w:bCs/>
          <w:sz w:val="28"/>
          <w:szCs w:val="28"/>
        </w:rPr>
        <w:t>.How</w:t>
      </w:r>
      <w:proofErr w:type="gramEnd"/>
      <w:r w:rsidRPr="003B1977">
        <w:rPr>
          <w:rFonts w:ascii="Times New Roman" w:hAnsi="Times New Roman" w:cs="Times New Roman"/>
          <w:b/>
          <w:bCs/>
          <w:sz w:val="28"/>
          <w:szCs w:val="28"/>
        </w:rPr>
        <w:t xml:space="preserve"> is Pig Useful For?</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In three categories</w:t>
      </w:r>
      <w:proofErr w:type="gramStart"/>
      <w:r w:rsidRPr="003B1977">
        <w:rPr>
          <w:rFonts w:ascii="Times New Roman" w:hAnsi="Times New Roman" w:cs="Times New Roman"/>
          <w:sz w:val="28"/>
          <w:szCs w:val="28"/>
        </w:rPr>
        <w:t>,we</w:t>
      </w:r>
      <w:proofErr w:type="gramEnd"/>
      <w:r w:rsidRPr="003B1977">
        <w:rPr>
          <w:rFonts w:ascii="Times New Roman" w:hAnsi="Times New Roman" w:cs="Times New Roman"/>
          <w:sz w:val="28"/>
          <w:szCs w:val="28"/>
        </w:rPr>
        <w:t xml:space="preserve"> can use pig .they are </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1)ETL</w:t>
      </w:r>
      <w:proofErr w:type="gramEnd"/>
      <w:r w:rsidRPr="003B1977">
        <w:rPr>
          <w:rFonts w:ascii="Times New Roman" w:hAnsi="Times New Roman" w:cs="Times New Roman"/>
          <w:sz w:val="28"/>
          <w:szCs w:val="28"/>
        </w:rPr>
        <w:t xml:space="preserve"> data pipline 2)Research on raw data 3)Iterative processing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Most common usecase for pig is data pipeline.Let us take one example, web based compaines gets the weblogs</w:t>
      </w:r>
      <w:proofErr w:type="gramStart"/>
      <w:r w:rsidRPr="003B1977">
        <w:rPr>
          <w:rFonts w:ascii="Times New Roman" w:hAnsi="Times New Roman" w:cs="Times New Roman"/>
          <w:sz w:val="28"/>
          <w:szCs w:val="28"/>
        </w:rPr>
        <w:t>,so</w:t>
      </w:r>
      <w:proofErr w:type="gramEnd"/>
      <w:r w:rsidRPr="003B1977">
        <w:rPr>
          <w:rFonts w:ascii="Times New Roman" w:hAnsi="Times New Roman" w:cs="Times New Roman"/>
          <w:sz w:val="28"/>
          <w:szCs w:val="28"/>
        </w:rPr>
        <w:t xml:space="preserve"> before storing data into warehouse,they do some operations on data like cleaning and aggeration operations..etc.i</w:t>
      </w:r>
      <w:proofErr w:type="gramStart"/>
      <w:r w:rsidRPr="003B1977">
        <w:rPr>
          <w:rFonts w:ascii="Times New Roman" w:hAnsi="Times New Roman" w:cs="Times New Roman"/>
          <w:sz w:val="28"/>
          <w:szCs w:val="28"/>
        </w:rPr>
        <w:t>,e</w:t>
      </w:r>
      <w:proofErr w:type="gramEnd"/>
      <w:r w:rsidRPr="003B1977">
        <w:rPr>
          <w:rFonts w:ascii="Times New Roman" w:hAnsi="Times New Roman" w:cs="Times New Roman"/>
          <w:sz w:val="28"/>
          <w:szCs w:val="28"/>
        </w:rPr>
        <w:t xml:space="preserve"> transformations on data.</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14</w:t>
      </w:r>
      <w:r w:rsidRPr="003B1977">
        <w:rPr>
          <w:rFonts w:ascii="Times New Roman" w:hAnsi="Times New Roman" w:cs="Times New Roman"/>
          <w:b/>
          <w:bCs/>
          <w:sz w:val="28"/>
          <w:szCs w:val="28"/>
        </w:rPr>
        <w:t>.</w:t>
      </w:r>
      <w:r>
        <w:rPr>
          <w:rFonts w:ascii="Times New Roman" w:hAnsi="Times New Roman" w:cs="Times New Roman"/>
          <w:b/>
          <w:bCs/>
          <w:sz w:val="28"/>
          <w:szCs w:val="28"/>
        </w:rPr>
        <w:t xml:space="preserve"> </w:t>
      </w:r>
      <w:r w:rsidRPr="003B1977">
        <w:rPr>
          <w:rFonts w:ascii="Times New Roman" w:hAnsi="Times New Roman" w:cs="Times New Roman"/>
          <w:b/>
          <w:bCs/>
          <w:sz w:val="28"/>
          <w:szCs w:val="28"/>
        </w:rPr>
        <w:t xml:space="preserve">Difference Between Pig and </w:t>
      </w:r>
      <w:proofErr w:type="gramStart"/>
      <w:r w:rsidRPr="003B1977">
        <w:rPr>
          <w:rFonts w:ascii="Times New Roman" w:hAnsi="Times New Roman" w:cs="Times New Roman"/>
          <w:b/>
          <w:bCs/>
          <w:sz w:val="28"/>
          <w:szCs w:val="28"/>
        </w:rPr>
        <w:t>SQL ?</w:t>
      </w:r>
      <w:proofErr w:type="gramEnd"/>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is a Procedural                                                    SQL is Declarative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Nested relational data model                                 SQL flat relational</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Schema is optional                                                    SQL schema is required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OLAP works                                                                SQL supports OLAP+OLTP works loads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Limited Query Optimization and Siginficent opportunity for query Optimization  </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Pig latin is procedural version of SQl.pig has certainly similarities,more difference from sql.sql is a query language for user asking question in query form.sql makes answer for given but dont tell how to answer the given question.suppose ,if user want to do multiple operations on tables,we have write maultiple queries and also use temporary table for storing,sql is support for subqueries but intermediate we </w:t>
      </w:r>
      <w:r w:rsidRPr="003B1977">
        <w:rPr>
          <w:rFonts w:ascii="Times New Roman" w:hAnsi="Times New Roman" w:cs="Times New Roman"/>
          <w:sz w:val="28"/>
          <w:szCs w:val="28"/>
        </w:rPr>
        <w:lastRenderedPageBreak/>
        <w:t>have to use temporary tables,SQL users find subqueries confusing and difficult to form properly.using sub-queries creates an inside-out design where the first step in the data pipeline is the innermost query .pig is designed with a long series of data operations in mind, so there is no need to write the data pipeline in an inverted set of subqueries or to worry about storing data in temporary tables.</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15</w:t>
      </w:r>
      <w:r w:rsidRPr="003B1977">
        <w:rPr>
          <w:rFonts w:ascii="Times New Roman" w:hAnsi="Times New Roman" w:cs="Times New Roman"/>
          <w:b/>
          <w:bCs/>
          <w:sz w:val="28"/>
          <w:szCs w:val="28"/>
        </w:rPr>
        <w:t>.</w:t>
      </w:r>
      <w:r>
        <w:rPr>
          <w:rFonts w:ascii="Times New Roman" w:hAnsi="Times New Roman" w:cs="Times New Roman"/>
          <w:b/>
          <w:bCs/>
          <w:sz w:val="28"/>
          <w:szCs w:val="28"/>
        </w:rPr>
        <w:t xml:space="preserve"> </w:t>
      </w:r>
      <w:r w:rsidRPr="003B1977">
        <w:rPr>
          <w:rFonts w:ascii="Times New Roman" w:hAnsi="Times New Roman" w:cs="Times New Roman"/>
          <w:b/>
          <w:bCs/>
          <w:sz w:val="28"/>
          <w:szCs w:val="28"/>
        </w:rPr>
        <w:t xml:space="preserve">Data Types In </w:t>
      </w:r>
      <w:proofErr w:type="gramStart"/>
      <w:r w:rsidRPr="003B1977">
        <w:rPr>
          <w:rFonts w:ascii="Times New Roman" w:hAnsi="Times New Roman" w:cs="Times New Roman"/>
          <w:b/>
          <w:bCs/>
          <w:sz w:val="28"/>
          <w:szCs w:val="28"/>
        </w:rPr>
        <w:t>Pig ?</w:t>
      </w:r>
      <w:proofErr w:type="gramEnd"/>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Normal DataTypes                    Pig DataTypes</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int</w:t>
      </w:r>
      <w:proofErr w:type="gramEnd"/>
      <w:r w:rsidRPr="003B1977">
        <w:rPr>
          <w:rFonts w:ascii="Times New Roman" w:hAnsi="Times New Roman" w:cs="Times New Roman"/>
          <w:sz w:val="28"/>
          <w:szCs w:val="28"/>
        </w:rPr>
        <w:t xml:space="preserve">                                                    int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String                                              chararray</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float</w:t>
      </w:r>
      <w:proofErr w:type="gramEnd"/>
      <w:r w:rsidRPr="003B1977">
        <w:rPr>
          <w:rFonts w:ascii="Times New Roman" w:hAnsi="Times New Roman" w:cs="Times New Roman"/>
          <w:sz w:val="28"/>
          <w:szCs w:val="28"/>
        </w:rPr>
        <w:t xml:space="preserve">                                                float</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long</w:t>
      </w:r>
      <w:proofErr w:type="gramEnd"/>
      <w:r w:rsidRPr="003B1977">
        <w:rPr>
          <w:rFonts w:ascii="Times New Roman" w:hAnsi="Times New Roman" w:cs="Times New Roman"/>
          <w:sz w:val="28"/>
          <w:szCs w:val="28"/>
        </w:rPr>
        <w:t xml:space="preserve">                                                 long</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double</w:t>
      </w:r>
      <w:proofErr w:type="gramEnd"/>
      <w:r w:rsidRPr="003B1977">
        <w:rPr>
          <w:rFonts w:ascii="Times New Roman" w:hAnsi="Times New Roman" w:cs="Times New Roman"/>
          <w:sz w:val="28"/>
          <w:szCs w:val="28"/>
        </w:rPr>
        <w:t xml:space="preserve">                                           double</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boolean</w:t>
      </w:r>
      <w:proofErr w:type="gramEnd"/>
      <w:r w:rsidRPr="003B1977">
        <w:rPr>
          <w:rFonts w:ascii="Times New Roman" w:hAnsi="Times New Roman" w:cs="Times New Roman"/>
          <w:sz w:val="28"/>
          <w:szCs w:val="28"/>
        </w:rPr>
        <w:t xml:space="preserve">                                         boolean</w:t>
      </w:r>
    </w:p>
    <w:p w:rsidR="00DE58B3" w:rsidRPr="003B1977" w:rsidRDefault="00DE58B3" w:rsidP="00DE58B3">
      <w:pPr>
        <w:pStyle w:val="NoSpacing"/>
        <w:rPr>
          <w:rFonts w:ascii="Times New Roman" w:hAnsi="Times New Roman" w:cs="Times New Roman"/>
          <w:sz w:val="28"/>
          <w:szCs w:val="28"/>
        </w:rPr>
      </w:pPr>
    </w:p>
    <w:p w:rsidR="00DE58B3" w:rsidRDefault="00DE58B3" w:rsidP="00DE58B3">
      <w:pPr>
        <w:pStyle w:val="NoSpacing"/>
        <w:rPr>
          <w:rFonts w:ascii="Times New Roman" w:hAnsi="Times New Roman" w:cs="Times New Roman"/>
          <w:b/>
          <w:sz w:val="28"/>
          <w:szCs w:val="28"/>
        </w:rPr>
      </w:pPr>
    </w:p>
    <w:p w:rsidR="00DE58B3" w:rsidRDefault="00DE58B3" w:rsidP="00DE58B3">
      <w:pPr>
        <w:pStyle w:val="NoSpacing"/>
        <w:rPr>
          <w:rFonts w:ascii="Times New Roman" w:hAnsi="Times New Roman" w:cs="Times New Roman"/>
          <w:b/>
          <w:sz w:val="28"/>
          <w:szCs w:val="28"/>
        </w:rPr>
      </w:pPr>
    </w:p>
    <w:p w:rsidR="00DE58B3" w:rsidRPr="00DE58B3" w:rsidRDefault="00DE58B3" w:rsidP="00DE58B3">
      <w:pPr>
        <w:pStyle w:val="NoSpacing"/>
        <w:rPr>
          <w:rFonts w:ascii="Times New Roman" w:hAnsi="Times New Roman" w:cs="Times New Roman"/>
          <w:b/>
          <w:sz w:val="28"/>
          <w:szCs w:val="28"/>
        </w:rPr>
      </w:pPr>
      <w:r>
        <w:rPr>
          <w:rFonts w:ascii="Times New Roman" w:hAnsi="Times New Roman" w:cs="Times New Roman"/>
          <w:b/>
          <w:sz w:val="28"/>
          <w:szCs w:val="28"/>
        </w:rPr>
        <w:t>16</w:t>
      </w:r>
      <w:r w:rsidRPr="003B1977">
        <w:rPr>
          <w:rFonts w:ascii="Times New Roman" w:hAnsi="Times New Roman" w:cs="Times New Roman"/>
          <w:b/>
          <w:sz w:val="28"/>
          <w:szCs w:val="28"/>
        </w:rPr>
        <w:t>.</w:t>
      </w:r>
      <w:r>
        <w:rPr>
          <w:rFonts w:ascii="Times New Roman" w:hAnsi="Times New Roman" w:cs="Times New Roman"/>
          <w:b/>
          <w:sz w:val="28"/>
          <w:szCs w:val="28"/>
        </w:rPr>
        <w:t xml:space="preserve"> </w:t>
      </w:r>
      <w:r w:rsidRPr="003B1977">
        <w:rPr>
          <w:rFonts w:ascii="Times New Roman" w:hAnsi="Times New Roman" w:cs="Times New Roman"/>
          <w:b/>
          <w:sz w:val="28"/>
          <w:szCs w:val="28"/>
        </w:rPr>
        <w:t xml:space="preserve">Custom Data types in </w:t>
      </w:r>
      <w:proofErr w:type="gramStart"/>
      <w:r w:rsidRPr="003B1977">
        <w:rPr>
          <w:rFonts w:ascii="Times New Roman" w:hAnsi="Times New Roman" w:cs="Times New Roman"/>
          <w:b/>
          <w:sz w:val="28"/>
          <w:szCs w:val="28"/>
        </w:rPr>
        <w:t>Pig ?</w:t>
      </w:r>
      <w:proofErr w:type="gramEnd"/>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Atom</w:t>
      </w:r>
      <w:proofErr w:type="gramStart"/>
      <w:r w:rsidRPr="003B1977">
        <w:rPr>
          <w:rFonts w:ascii="Times New Roman" w:hAnsi="Times New Roman" w:cs="Times New Roman"/>
          <w:sz w:val="28"/>
          <w:szCs w:val="28"/>
        </w:rPr>
        <w:t>,Tuple,Bag</w:t>
      </w:r>
      <w:proofErr w:type="gramEnd"/>
      <w:r w:rsidRPr="003B1977">
        <w:rPr>
          <w:rFonts w:ascii="Times New Roman" w:hAnsi="Times New Roman" w:cs="Times New Roman"/>
          <w:sz w:val="28"/>
          <w:szCs w:val="28"/>
        </w:rPr>
        <w:t xml:space="preserve"> (or) Relation (or) OutBag,Inner Bag</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17</w:t>
      </w:r>
      <w:proofErr w:type="gramStart"/>
      <w:r w:rsidRPr="003B1977">
        <w:rPr>
          <w:rFonts w:ascii="Times New Roman" w:hAnsi="Times New Roman" w:cs="Times New Roman"/>
          <w:b/>
          <w:bCs/>
          <w:sz w:val="28"/>
          <w:szCs w:val="28"/>
        </w:rPr>
        <w:t>.What</w:t>
      </w:r>
      <w:proofErr w:type="gramEnd"/>
      <w:r w:rsidRPr="003B1977">
        <w:rPr>
          <w:rFonts w:ascii="Times New Roman" w:hAnsi="Times New Roman" w:cs="Times New Roman"/>
          <w:b/>
          <w:bCs/>
          <w:sz w:val="28"/>
          <w:szCs w:val="28"/>
        </w:rPr>
        <w:t xml:space="preserve"> is Atom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 smallest individual unit in apache pig (each and every character)</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Ex :-</w:t>
      </w:r>
      <w:proofErr w:type="gramEnd"/>
      <w:r w:rsidRPr="003B1977">
        <w:rPr>
          <w:rFonts w:ascii="Times New Roman" w:hAnsi="Times New Roman" w:cs="Times New Roman"/>
          <w:sz w:val="28"/>
          <w:szCs w:val="28"/>
        </w:rPr>
        <w:t xml:space="preserve"> H A D O O P</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18</w:t>
      </w:r>
      <w:r w:rsidRPr="003B1977">
        <w:rPr>
          <w:rFonts w:ascii="Times New Roman" w:hAnsi="Times New Roman" w:cs="Times New Roman"/>
          <w:b/>
          <w:bCs/>
          <w:sz w:val="28"/>
          <w:szCs w:val="28"/>
        </w:rPr>
        <w:t>.</w:t>
      </w:r>
      <w:r>
        <w:rPr>
          <w:rFonts w:ascii="Times New Roman" w:hAnsi="Times New Roman" w:cs="Times New Roman"/>
          <w:b/>
          <w:bCs/>
          <w:sz w:val="28"/>
          <w:szCs w:val="28"/>
        </w:rPr>
        <w:t xml:space="preserve"> </w:t>
      </w:r>
      <w:r w:rsidRPr="003B1977">
        <w:rPr>
          <w:rFonts w:ascii="Times New Roman" w:hAnsi="Times New Roman" w:cs="Times New Roman"/>
          <w:b/>
          <w:bCs/>
          <w:sz w:val="28"/>
          <w:szCs w:val="28"/>
        </w:rPr>
        <w:t xml:space="preserve">What is </w:t>
      </w:r>
      <w:proofErr w:type="gramStart"/>
      <w:r w:rsidRPr="003B1977">
        <w:rPr>
          <w:rFonts w:ascii="Times New Roman" w:hAnsi="Times New Roman" w:cs="Times New Roman"/>
          <w:b/>
          <w:bCs/>
          <w:sz w:val="28"/>
          <w:szCs w:val="28"/>
        </w:rPr>
        <w:t>Tuple ?</w:t>
      </w:r>
      <w:proofErr w:type="gramEnd"/>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collection</w:t>
      </w:r>
      <w:proofErr w:type="gramEnd"/>
      <w:r w:rsidRPr="003B1977">
        <w:rPr>
          <w:rFonts w:ascii="Times New Roman" w:hAnsi="Times New Roman" w:cs="Times New Roman"/>
          <w:sz w:val="28"/>
          <w:szCs w:val="28"/>
        </w:rPr>
        <w:t xml:space="preserve"> of all the ordered fileds</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Ex :-</w:t>
      </w:r>
      <w:proofErr w:type="gramEnd"/>
      <w:r w:rsidRPr="003B1977">
        <w:rPr>
          <w:rFonts w:ascii="Times New Roman" w:hAnsi="Times New Roman" w:cs="Times New Roman"/>
          <w:sz w:val="28"/>
          <w:szCs w:val="28"/>
        </w:rPr>
        <w:t xml:space="preserve"> 100  rajesh  syntel</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19</w:t>
      </w:r>
      <w:proofErr w:type="gramStart"/>
      <w:r w:rsidRPr="003B1977">
        <w:rPr>
          <w:rFonts w:ascii="Times New Roman" w:hAnsi="Times New Roman" w:cs="Times New Roman"/>
          <w:b/>
          <w:bCs/>
          <w:sz w:val="28"/>
          <w:szCs w:val="28"/>
        </w:rPr>
        <w:t>.What</w:t>
      </w:r>
      <w:proofErr w:type="gramEnd"/>
      <w:r w:rsidRPr="003B1977">
        <w:rPr>
          <w:rFonts w:ascii="Times New Roman" w:hAnsi="Times New Roman" w:cs="Times New Roman"/>
          <w:b/>
          <w:bCs/>
          <w:sz w:val="28"/>
          <w:szCs w:val="28"/>
        </w:rPr>
        <w:t xml:space="preserve"> is Bag or Relation or Outer Bag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Collection of all the tuples is a bag</w:t>
      </w:r>
    </w:p>
    <w:p w:rsidR="00DE58B3" w:rsidRPr="003B1977" w:rsidRDefault="00DE58B3" w:rsidP="00DE58B3">
      <w:pPr>
        <w:pStyle w:val="NoSpacing"/>
        <w:rPr>
          <w:rFonts w:ascii="Times New Roman" w:hAnsi="Times New Roman" w:cs="Times New Roman"/>
          <w:b/>
          <w:bCs/>
          <w:sz w:val="28"/>
          <w:szCs w:val="28"/>
        </w:rPr>
      </w:pPr>
      <w:r w:rsidRPr="003B1977">
        <w:rPr>
          <w:rFonts w:ascii="Times New Roman" w:hAnsi="Times New Roman" w:cs="Times New Roman"/>
          <w:b/>
          <w:bCs/>
          <w:sz w:val="28"/>
          <w:szCs w:val="28"/>
        </w:rPr>
        <w:t>Ex:-</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100   rajesh   30000</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101   rakesh   40000</w:t>
      </w:r>
    </w:p>
    <w:p w:rsidR="00DE58B3" w:rsidRPr="003B1977" w:rsidRDefault="00DE58B3" w:rsidP="00DE58B3">
      <w:pPr>
        <w:pStyle w:val="NoSpacing"/>
        <w:rPr>
          <w:rFonts w:ascii="Times New Roman" w:hAnsi="Times New Roman" w:cs="Times New Roman"/>
          <w:b/>
          <w:bCs/>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20</w:t>
      </w:r>
      <w:r w:rsidRPr="003B1977">
        <w:rPr>
          <w:rFonts w:ascii="Times New Roman" w:hAnsi="Times New Roman" w:cs="Times New Roman"/>
          <w:b/>
          <w:bCs/>
          <w:sz w:val="28"/>
          <w:szCs w:val="28"/>
        </w:rPr>
        <w:t>.</w:t>
      </w:r>
      <w:r>
        <w:rPr>
          <w:rFonts w:ascii="Times New Roman" w:hAnsi="Times New Roman" w:cs="Times New Roman"/>
          <w:b/>
          <w:bCs/>
          <w:sz w:val="28"/>
          <w:szCs w:val="28"/>
        </w:rPr>
        <w:t xml:space="preserve"> </w:t>
      </w:r>
      <w:r w:rsidRPr="003B1977">
        <w:rPr>
          <w:rFonts w:ascii="Times New Roman" w:hAnsi="Times New Roman" w:cs="Times New Roman"/>
          <w:b/>
          <w:bCs/>
          <w:sz w:val="28"/>
          <w:szCs w:val="28"/>
        </w:rPr>
        <w:t>What is bag?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A bag is one of the data models present in Pig. It is an unordered collection of tuples with possible duplicates. Bags are used to store collections while grouping. The size of bag is the size of the local </w:t>
      </w:r>
      <w:proofErr w:type="gramStart"/>
      <w:r w:rsidRPr="003B1977">
        <w:rPr>
          <w:rFonts w:ascii="Times New Roman" w:hAnsi="Times New Roman" w:cs="Times New Roman"/>
          <w:sz w:val="28"/>
          <w:szCs w:val="28"/>
        </w:rPr>
        <w:t>disk,</w:t>
      </w:r>
      <w:proofErr w:type="gramEnd"/>
      <w:r w:rsidRPr="003B1977">
        <w:rPr>
          <w:rFonts w:ascii="Times New Roman" w:hAnsi="Times New Roman" w:cs="Times New Roman"/>
          <w:sz w:val="28"/>
          <w:szCs w:val="28"/>
        </w:rPr>
        <w:t xml:space="preserve"> this means that the size of the bag is limited. When the bag is full, then Pig will spill this bag into local disk and keep </w:t>
      </w:r>
      <w:r w:rsidRPr="003B1977">
        <w:rPr>
          <w:rFonts w:ascii="Times New Roman" w:hAnsi="Times New Roman" w:cs="Times New Roman"/>
          <w:sz w:val="28"/>
          <w:szCs w:val="28"/>
        </w:rPr>
        <w:lastRenderedPageBreak/>
        <w:t>only some parts of the bag in memory. There is no necessity that the complete bag should fit into memory. We represent bags with “{}”.</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21. </w:t>
      </w:r>
      <w:r w:rsidRPr="003B1977">
        <w:rPr>
          <w:rFonts w:ascii="Times New Roman" w:hAnsi="Times New Roman" w:cs="Times New Roman"/>
          <w:b/>
          <w:bCs/>
          <w:sz w:val="28"/>
          <w:szCs w:val="28"/>
        </w:rPr>
        <w:t xml:space="preserve">What is Inner </w:t>
      </w:r>
      <w:proofErr w:type="gramStart"/>
      <w:r w:rsidRPr="003B1977">
        <w:rPr>
          <w:rFonts w:ascii="Times New Roman" w:hAnsi="Times New Roman" w:cs="Times New Roman"/>
          <w:b/>
          <w:bCs/>
          <w:sz w:val="28"/>
          <w:szCs w:val="28"/>
        </w:rPr>
        <w:t>Bag ?</w:t>
      </w:r>
      <w:proofErr w:type="gramEnd"/>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A subset of the outerbag</w:t>
      </w:r>
    </w:p>
    <w:p w:rsidR="00DE58B3" w:rsidRPr="003B1977" w:rsidRDefault="00DE58B3" w:rsidP="00DE58B3">
      <w:pPr>
        <w:pStyle w:val="NoSpacing"/>
        <w:rPr>
          <w:rFonts w:ascii="Times New Roman" w:hAnsi="Times New Roman" w:cs="Times New Roman"/>
          <w:b/>
          <w:bCs/>
          <w:sz w:val="28"/>
          <w:szCs w:val="28"/>
        </w:rPr>
      </w:pPr>
      <w:proofErr w:type="gramStart"/>
      <w:r w:rsidRPr="003B1977">
        <w:rPr>
          <w:rFonts w:ascii="Times New Roman" w:hAnsi="Times New Roman" w:cs="Times New Roman"/>
          <w:b/>
          <w:bCs/>
          <w:sz w:val="28"/>
          <w:szCs w:val="28"/>
        </w:rPr>
        <w:t>Ex :</w:t>
      </w:r>
      <w:proofErr w:type="gramEnd"/>
      <w:r w:rsidRPr="003B1977">
        <w:rPr>
          <w:rFonts w:ascii="Times New Roman" w:hAnsi="Times New Roman" w:cs="Times New Roman"/>
          <w:b/>
          <w:bCs/>
          <w:sz w:val="28"/>
          <w:szCs w:val="28"/>
        </w:rPr>
        <w: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100   rajesh</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101   rakesh</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PIG in embedded mode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Embedded Pig programs always run in a JVM, so for Python and Java-</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Script you use the pig command followed by the name of your script,</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and</w:t>
      </w:r>
      <w:proofErr w:type="gramEnd"/>
      <w:r w:rsidRPr="003B1977">
        <w:rPr>
          <w:rFonts w:ascii="Times New Roman" w:hAnsi="Times New Roman" w:cs="Times New Roman"/>
          <w:sz w:val="28"/>
          <w:szCs w:val="28"/>
        </w:rPr>
        <w:t xml:space="preserve"> the appropriate Java scripting engine will be selected (Jython for</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Python, Rhino for JavaScript).</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22</w:t>
      </w:r>
      <w:proofErr w:type="gramStart"/>
      <w:r w:rsidRPr="003B1977">
        <w:rPr>
          <w:rFonts w:ascii="Times New Roman" w:hAnsi="Times New Roman" w:cs="Times New Roman"/>
          <w:b/>
          <w:bCs/>
          <w:sz w:val="28"/>
          <w:szCs w:val="28"/>
        </w:rPr>
        <w:t>.Is</w:t>
      </w:r>
      <w:proofErr w:type="gramEnd"/>
      <w:r w:rsidRPr="003B1977">
        <w:rPr>
          <w:rFonts w:ascii="Times New Roman" w:hAnsi="Times New Roman" w:cs="Times New Roman"/>
          <w:b/>
          <w:bCs/>
          <w:sz w:val="28"/>
          <w:szCs w:val="28"/>
        </w:rPr>
        <w:t xml:space="preserve"> the keyword ‘DEFINE’ like a function name?</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Yes, the keyword ‘DEFINE’ is </w:t>
      </w:r>
      <w:proofErr w:type="gramStart"/>
      <w:r w:rsidRPr="003B1977">
        <w:rPr>
          <w:rFonts w:ascii="Times New Roman" w:hAnsi="Times New Roman" w:cs="Times New Roman"/>
          <w:sz w:val="28"/>
          <w:szCs w:val="28"/>
        </w:rPr>
        <w:t>like</w:t>
      </w:r>
      <w:proofErr w:type="gramEnd"/>
      <w:r w:rsidRPr="003B1977">
        <w:rPr>
          <w:rFonts w:ascii="Times New Roman" w:hAnsi="Times New Roman" w:cs="Times New Roman"/>
          <w:sz w:val="28"/>
          <w:szCs w:val="28"/>
        </w:rPr>
        <w:t xml:space="preserve"> a function name. Once you have registered, you have to define it. Whatever logic you have written in Java program, you have an </w:t>
      </w:r>
      <w:proofErr w:type="gramStart"/>
      <w:r w:rsidRPr="003B1977">
        <w:rPr>
          <w:rFonts w:ascii="Times New Roman" w:hAnsi="Times New Roman" w:cs="Times New Roman"/>
          <w:sz w:val="28"/>
          <w:szCs w:val="28"/>
        </w:rPr>
        <w:t>exported  jar</w:t>
      </w:r>
      <w:proofErr w:type="gramEnd"/>
      <w:r w:rsidRPr="003B1977">
        <w:rPr>
          <w:rFonts w:ascii="Times New Roman" w:hAnsi="Times New Roman" w:cs="Times New Roman"/>
          <w:sz w:val="28"/>
          <w:szCs w:val="28"/>
        </w:rPr>
        <w:t xml:space="preserve"> and also a jar registered by you. Now the compiler will check the function in exported jar. When the function is not present in the library, it looks into your jar.</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23</w:t>
      </w:r>
      <w:r w:rsidRPr="003B1977">
        <w:rPr>
          <w:rFonts w:ascii="Times New Roman" w:hAnsi="Times New Roman" w:cs="Times New Roman"/>
          <w:b/>
          <w:bCs/>
          <w:sz w:val="28"/>
          <w:szCs w:val="28"/>
        </w:rPr>
        <w:t>.</w:t>
      </w:r>
      <w:r>
        <w:rPr>
          <w:rFonts w:ascii="Times New Roman" w:hAnsi="Times New Roman" w:cs="Times New Roman"/>
          <w:b/>
          <w:bCs/>
          <w:sz w:val="28"/>
          <w:szCs w:val="28"/>
        </w:rPr>
        <w:t xml:space="preserve"> </w:t>
      </w:r>
      <w:r w:rsidRPr="003B1977">
        <w:rPr>
          <w:rFonts w:ascii="Times New Roman" w:hAnsi="Times New Roman" w:cs="Times New Roman"/>
          <w:b/>
          <w:bCs/>
          <w:sz w:val="28"/>
          <w:szCs w:val="28"/>
        </w:rPr>
        <w:t>Is the keyword ‘FUNCTIONAL’ a User Defined Function (UDF)?</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No, the keyword ‘FUNCTIONAL’ is not a User Defined Function (UDF). While using UDF, we have to override some functions. Certainly you have to do your job with the help of these functions only. But the keyword ‘FUNCTIONAL’ is a built-in function i.e a pre-defined </w:t>
      </w:r>
      <w:proofErr w:type="gramStart"/>
      <w:r w:rsidRPr="003B1977">
        <w:rPr>
          <w:rFonts w:ascii="Times New Roman" w:hAnsi="Times New Roman" w:cs="Times New Roman"/>
          <w:sz w:val="28"/>
          <w:szCs w:val="28"/>
        </w:rPr>
        <w:t>function,</w:t>
      </w:r>
      <w:proofErr w:type="gramEnd"/>
      <w:r w:rsidRPr="003B1977">
        <w:rPr>
          <w:rFonts w:ascii="Times New Roman" w:hAnsi="Times New Roman" w:cs="Times New Roman"/>
          <w:sz w:val="28"/>
          <w:szCs w:val="28"/>
        </w:rPr>
        <w:t xml:space="preserve"> therefore it does not work as a UDF. </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Pr>
          <w:rFonts w:ascii="Times New Roman" w:hAnsi="Times New Roman" w:cs="Times New Roman"/>
          <w:b/>
          <w:bCs/>
          <w:sz w:val="28"/>
          <w:szCs w:val="28"/>
        </w:rPr>
        <w:t>24</w:t>
      </w:r>
      <w:r w:rsidRPr="003B1977">
        <w:rPr>
          <w:rFonts w:ascii="Times New Roman" w:hAnsi="Times New Roman" w:cs="Times New Roman"/>
          <w:b/>
          <w:bCs/>
          <w:sz w:val="28"/>
          <w:szCs w:val="28"/>
        </w:rPr>
        <w:t>.</w:t>
      </w:r>
      <w:r>
        <w:rPr>
          <w:rFonts w:ascii="Times New Roman" w:hAnsi="Times New Roman" w:cs="Times New Roman"/>
          <w:b/>
          <w:bCs/>
          <w:sz w:val="28"/>
          <w:szCs w:val="28"/>
        </w:rPr>
        <w:t xml:space="preserve"> </w:t>
      </w:r>
      <w:r w:rsidRPr="003B1977">
        <w:rPr>
          <w:rFonts w:ascii="Times New Roman" w:hAnsi="Times New Roman" w:cs="Times New Roman"/>
          <w:b/>
          <w:bCs/>
          <w:sz w:val="28"/>
          <w:szCs w:val="28"/>
        </w:rPr>
        <w:t>What co-group does in Pig?</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Co-group joins the data set by grouping one particular data set only. It groups the elements by their common field and then returns a set of records containing two separate bags. The first bag consists of the record of the first data set with the </w:t>
      </w:r>
      <w:proofErr w:type="gramStart"/>
      <w:r w:rsidRPr="003B1977">
        <w:rPr>
          <w:rFonts w:ascii="Times New Roman" w:hAnsi="Times New Roman" w:cs="Times New Roman"/>
          <w:sz w:val="28"/>
          <w:szCs w:val="28"/>
        </w:rPr>
        <w:t>common  data</w:t>
      </w:r>
      <w:proofErr w:type="gramEnd"/>
      <w:r w:rsidRPr="003B1977">
        <w:rPr>
          <w:rFonts w:ascii="Times New Roman" w:hAnsi="Times New Roman" w:cs="Times New Roman"/>
          <w:sz w:val="28"/>
          <w:szCs w:val="28"/>
        </w:rPr>
        <w:t xml:space="preserve"> set and the second bag consists of the records of the second data set with the common data set.</w:t>
      </w:r>
    </w:p>
    <w:p w:rsidR="00DE58B3" w:rsidRPr="003B1977" w:rsidRDefault="00DE58B3" w:rsidP="00DE58B3">
      <w:pPr>
        <w:pStyle w:val="NoSpacing"/>
        <w:rPr>
          <w:rFonts w:ascii="Times New Roman" w:hAnsi="Times New Roman" w:cs="Times New Roman"/>
          <w:sz w:val="28"/>
          <w:szCs w:val="28"/>
        </w:rPr>
      </w:pPr>
    </w:p>
    <w:p w:rsidR="00A360BD" w:rsidRDefault="00A360BD" w:rsidP="00DE58B3">
      <w:pPr>
        <w:pStyle w:val="NoSpacing"/>
        <w:rPr>
          <w:rFonts w:ascii="Times New Roman" w:hAnsi="Times New Roman" w:cs="Times New Roman"/>
          <w:b/>
          <w:bCs/>
          <w:sz w:val="28"/>
          <w:szCs w:val="28"/>
          <w:u w:val="single"/>
        </w:rPr>
      </w:pPr>
    </w:p>
    <w:p w:rsidR="00A360BD" w:rsidRDefault="00A360BD" w:rsidP="00DE58B3">
      <w:pPr>
        <w:pStyle w:val="NoSpacing"/>
        <w:rPr>
          <w:rFonts w:ascii="Times New Roman" w:hAnsi="Times New Roman" w:cs="Times New Roman"/>
          <w:b/>
          <w:bCs/>
          <w:sz w:val="28"/>
          <w:szCs w:val="28"/>
          <w:u w:val="single"/>
        </w:rPr>
      </w:pPr>
    </w:p>
    <w:p w:rsidR="00DE58B3" w:rsidRPr="00A360BD" w:rsidRDefault="00DE58B3" w:rsidP="00DE58B3">
      <w:pPr>
        <w:pStyle w:val="NoSpacing"/>
        <w:rPr>
          <w:rFonts w:ascii="Times New Roman" w:hAnsi="Times New Roman" w:cs="Times New Roman"/>
          <w:b/>
          <w:bCs/>
          <w:sz w:val="36"/>
          <w:szCs w:val="36"/>
          <w:u w:val="single"/>
        </w:rPr>
      </w:pPr>
      <w:r w:rsidRPr="00A360BD">
        <w:rPr>
          <w:rFonts w:ascii="Times New Roman" w:hAnsi="Times New Roman" w:cs="Times New Roman"/>
          <w:b/>
          <w:bCs/>
          <w:sz w:val="36"/>
          <w:szCs w:val="36"/>
          <w:u w:val="single"/>
        </w:rPr>
        <w:lastRenderedPageBreak/>
        <w:t>Exceptions FAQS in PIG:</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sidRPr="003B1977">
        <w:rPr>
          <w:rFonts w:ascii="Times New Roman" w:hAnsi="Times New Roman" w:cs="Times New Roman"/>
          <w:b/>
          <w:bCs/>
          <w:sz w:val="28"/>
          <w:szCs w:val="28"/>
        </w:rPr>
        <w:t xml:space="preserve">Q.Does Pig </w:t>
      </w:r>
      <w:proofErr w:type="gramStart"/>
      <w:r w:rsidRPr="003B1977">
        <w:rPr>
          <w:rFonts w:ascii="Times New Roman" w:hAnsi="Times New Roman" w:cs="Times New Roman"/>
          <w:b/>
          <w:bCs/>
          <w:sz w:val="28"/>
          <w:szCs w:val="28"/>
        </w:rPr>
        <w:t>give</w:t>
      </w:r>
      <w:proofErr w:type="gramEnd"/>
      <w:r w:rsidRPr="003B1977">
        <w:rPr>
          <w:rFonts w:ascii="Times New Roman" w:hAnsi="Times New Roman" w:cs="Times New Roman"/>
          <w:b/>
          <w:bCs/>
          <w:sz w:val="28"/>
          <w:szCs w:val="28"/>
        </w:rPr>
        <w:t xml:space="preserve"> any warning when there is a type mismatch or missing field?</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No, Pig will not show any warning if there is no matching field or a mismatch. If you assume that Pig gives such a warning, then it is difficult to find in log file. If any mismatch is found, it assumes a null value in Pig.</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sidRPr="003B1977">
        <w:rPr>
          <w:rFonts w:ascii="Times New Roman" w:hAnsi="Times New Roman" w:cs="Times New Roman"/>
          <w:b/>
          <w:bCs/>
          <w:sz w:val="28"/>
          <w:szCs w:val="28"/>
        </w:rPr>
        <w:t>Q.Can we say cogroup is a group of more than 1 data set?</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 xml:space="preserve">Cogroup is a group of one data set. But </w:t>
      </w:r>
      <w:proofErr w:type="gramStart"/>
      <w:r w:rsidRPr="003B1977">
        <w:rPr>
          <w:rFonts w:ascii="Times New Roman" w:hAnsi="Times New Roman" w:cs="Times New Roman"/>
          <w:sz w:val="28"/>
          <w:szCs w:val="28"/>
        </w:rPr>
        <w:t>in the case of more than one data sets,</w:t>
      </w:r>
      <w:proofErr w:type="gramEnd"/>
      <w:r w:rsidRPr="003B1977">
        <w:rPr>
          <w:rFonts w:ascii="Times New Roman" w:hAnsi="Times New Roman" w:cs="Times New Roman"/>
          <w:sz w:val="28"/>
          <w:szCs w:val="28"/>
        </w:rPr>
        <w:t xml:space="preserve"> cogroup will group all the data sets and join them based on the common field. Hence, we can say that cogroup is a group of more than one data set and join of that data set as well.</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sidRPr="003B1977">
        <w:rPr>
          <w:rFonts w:ascii="Times New Roman" w:hAnsi="Times New Roman" w:cs="Times New Roman"/>
          <w:b/>
          <w:bCs/>
          <w:sz w:val="28"/>
          <w:szCs w:val="28"/>
        </w:rPr>
        <w:t>Q.What does FOREACH do?</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b/>
          <w:bCs/>
          <w:sz w:val="28"/>
          <w:szCs w:val="28"/>
        </w:rPr>
        <w:t xml:space="preserve">FOREACH </w:t>
      </w:r>
      <w:r w:rsidRPr="003B1977">
        <w:rPr>
          <w:rFonts w:ascii="Times New Roman" w:hAnsi="Times New Roman" w:cs="Times New Roman"/>
          <w:sz w:val="28"/>
          <w:szCs w:val="28"/>
        </w:rPr>
        <w:t>is used to apply transformations to the data and to generate new data items. The name itself is indicating that for each element of a data bag</w:t>
      </w:r>
      <w:proofErr w:type="gramStart"/>
      <w:r w:rsidRPr="003B1977">
        <w:rPr>
          <w:rFonts w:ascii="Times New Roman" w:hAnsi="Times New Roman" w:cs="Times New Roman"/>
          <w:sz w:val="28"/>
          <w:szCs w:val="28"/>
        </w:rPr>
        <w:t>,  the</w:t>
      </w:r>
      <w:proofErr w:type="gramEnd"/>
      <w:r w:rsidRPr="003B1977">
        <w:rPr>
          <w:rFonts w:ascii="Times New Roman" w:hAnsi="Times New Roman" w:cs="Times New Roman"/>
          <w:sz w:val="28"/>
          <w:szCs w:val="28"/>
        </w:rPr>
        <w:t xml:space="preserve"> respective action will be performed.</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b/>
          <w:bCs/>
          <w:sz w:val="28"/>
          <w:szCs w:val="28"/>
        </w:rPr>
        <w:t>Syntax :</w:t>
      </w:r>
      <w:proofErr w:type="gramEnd"/>
      <w:r w:rsidRPr="003B1977">
        <w:rPr>
          <w:rFonts w:ascii="Times New Roman" w:hAnsi="Times New Roman" w:cs="Times New Roman"/>
          <w:sz w:val="28"/>
          <w:szCs w:val="28"/>
        </w:rPr>
        <w:t xml:space="preserve">  FOREACH bagname GENERATE expression1, expression2,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 meaning of this statement is that the expressions mentioned after GENERATE will be applied to the current record of the data bag.</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sidRPr="003B1977">
        <w:rPr>
          <w:rFonts w:ascii="Times New Roman" w:hAnsi="Times New Roman" w:cs="Times New Roman"/>
          <w:b/>
          <w:bCs/>
          <w:sz w:val="28"/>
          <w:szCs w:val="28"/>
        </w:rPr>
        <w:t xml:space="preserve">Q.Whether pig latin language </w:t>
      </w:r>
      <w:proofErr w:type="gramStart"/>
      <w:r w:rsidRPr="003B1977">
        <w:rPr>
          <w:rFonts w:ascii="Times New Roman" w:hAnsi="Times New Roman" w:cs="Times New Roman"/>
          <w:b/>
          <w:bCs/>
          <w:sz w:val="28"/>
          <w:szCs w:val="28"/>
        </w:rPr>
        <w:t>is  case</w:t>
      </w:r>
      <w:proofErr w:type="gramEnd"/>
      <w:r w:rsidRPr="003B1977">
        <w:rPr>
          <w:rFonts w:ascii="Times New Roman" w:hAnsi="Times New Roman" w:cs="Times New Roman"/>
          <w:b/>
          <w:bCs/>
          <w:sz w:val="28"/>
          <w:szCs w:val="28"/>
        </w:rPr>
        <w:t>-sensitive or not?</w:t>
      </w:r>
    </w:p>
    <w:p w:rsidR="00DE58B3" w:rsidRPr="003B1977" w:rsidRDefault="00DE58B3" w:rsidP="003446B8">
      <w:pPr>
        <w:pStyle w:val="NoSpacing"/>
        <w:ind w:firstLine="720"/>
        <w:rPr>
          <w:rFonts w:ascii="Times New Roman" w:hAnsi="Times New Roman" w:cs="Times New Roman"/>
          <w:sz w:val="28"/>
          <w:szCs w:val="28"/>
        </w:rPr>
      </w:pPr>
      <w:proofErr w:type="gramStart"/>
      <w:r w:rsidRPr="003B1977">
        <w:rPr>
          <w:rFonts w:ascii="Times New Roman" w:hAnsi="Times New Roman" w:cs="Times New Roman"/>
          <w:sz w:val="28"/>
          <w:szCs w:val="28"/>
        </w:rPr>
        <w:t>pig</w:t>
      </w:r>
      <w:proofErr w:type="gramEnd"/>
      <w:r w:rsidRPr="003B1977">
        <w:rPr>
          <w:rFonts w:ascii="Times New Roman" w:hAnsi="Times New Roman" w:cs="Times New Roman"/>
          <w:sz w:val="28"/>
          <w:szCs w:val="28"/>
        </w:rPr>
        <w:t xml:space="preserve"> latin is some times not a case sensitive.let us see example,Load is equivalent to load.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A=load ‘b’ is not equivalent to a=load ‘b’</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UDF are also case sensitive</w:t>
      </w:r>
      <w:proofErr w:type="gramStart"/>
      <w:r w:rsidRPr="003B1977">
        <w:rPr>
          <w:rFonts w:ascii="Times New Roman" w:hAnsi="Times New Roman" w:cs="Times New Roman"/>
          <w:sz w:val="28"/>
          <w:szCs w:val="28"/>
        </w:rPr>
        <w:t>,count</w:t>
      </w:r>
      <w:proofErr w:type="gramEnd"/>
      <w:r w:rsidRPr="003B1977">
        <w:rPr>
          <w:rFonts w:ascii="Times New Roman" w:hAnsi="Times New Roman" w:cs="Times New Roman"/>
          <w:sz w:val="28"/>
          <w:szCs w:val="28"/>
        </w:rPr>
        <w:t xml:space="preserve"> is not equivalent to COUNT.</w:t>
      </w:r>
    </w:p>
    <w:p w:rsidR="003446B8" w:rsidRDefault="003446B8"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bCs/>
          <w:sz w:val="28"/>
          <w:szCs w:val="28"/>
        </w:rPr>
      </w:pPr>
      <w:r w:rsidRPr="003B1977">
        <w:rPr>
          <w:rFonts w:ascii="Times New Roman" w:hAnsi="Times New Roman" w:cs="Times New Roman"/>
          <w:b/>
          <w:bCs/>
          <w:sz w:val="28"/>
          <w:szCs w:val="28"/>
        </w:rPr>
        <w:t>Q.Out of Pig, Hive, and Jaql, which of the following attributes is specific</w:t>
      </w:r>
    </w:p>
    <w:p w:rsidR="00DE58B3" w:rsidRPr="003B1977" w:rsidRDefault="00DE58B3" w:rsidP="00DE58B3">
      <w:pPr>
        <w:pStyle w:val="NoSpacing"/>
        <w:rPr>
          <w:rFonts w:ascii="Times New Roman" w:hAnsi="Times New Roman" w:cs="Times New Roman"/>
          <w:b/>
          <w:bCs/>
          <w:sz w:val="28"/>
          <w:szCs w:val="28"/>
        </w:rPr>
      </w:pPr>
      <w:proofErr w:type="gramStart"/>
      <w:r w:rsidRPr="003B1977">
        <w:rPr>
          <w:rFonts w:ascii="Times New Roman" w:hAnsi="Times New Roman" w:cs="Times New Roman"/>
          <w:b/>
          <w:bCs/>
          <w:sz w:val="28"/>
          <w:szCs w:val="28"/>
        </w:rPr>
        <w:t>to</w:t>
      </w:r>
      <w:proofErr w:type="gramEnd"/>
      <w:r w:rsidRPr="003B1977">
        <w:rPr>
          <w:rFonts w:ascii="Times New Roman" w:hAnsi="Times New Roman" w:cs="Times New Roman"/>
          <w:b/>
          <w:bCs/>
          <w:sz w:val="28"/>
          <w:szCs w:val="28"/>
        </w:rPr>
        <w:t xml:space="preserve"> only Jaql?</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Choose one answer.</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A. Translates high-level language to MapReduce jobs.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B. Operates on JSON data structures.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C. Dataflow language.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D. Schema optional.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 None of the options is correct</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Q</w:t>
      </w:r>
      <w:r w:rsidRPr="003B1977">
        <w:rPr>
          <w:rStyle w:val="apple-converted-space"/>
          <w:rFonts w:ascii="Times New Roman" w:hAnsi="Times New Roman" w:cs="Times New Roman"/>
          <w:b/>
          <w:bCs/>
          <w:color w:val="000000"/>
          <w:sz w:val="28"/>
          <w:szCs w:val="28"/>
        </w:rPr>
        <w:t> </w:t>
      </w:r>
      <w:r w:rsidRPr="003B1977">
        <w:rPr>
          <w:rFonts w:ascii="Times New Roman" w:hAnsi="Times New Roman" w:cs="Times New Roman"/>
          <w:b/>
          <w:sz w:val="28"/>
          <w:szCs w:val="28"/>
        </w:rPr>
        <w:t>How can I pass a specific hadoop configuration parameter to Pig?</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 xml:space="preserve">There are multiple places you can pass hadoop configuration parameter to Pig. Here is a list from high priority to low priority (configuration in high priority </w:t>
      </w:r>
      <w:r w:rsidRPr="003B1977">
        <w:rPr>
          <w:rFonts w:ascii="Times New Roman" w:hAnsi="Times New Roman" w:cs="Times New Roman"/>
          <w:sz w:val="28"/>
          <w:szCs w:val="28"/>
        </w:rPr>
        <w:lastRenderedPageBreak/>
        <w:t>will override the configuration in low priority):</w:t>
      </w:r>
      <w:r w:rsidRPr="003B1977">
        <w:rPr>
          <w:rFonts w:ascii="Times New Roman" w:hAnsi="Times New Roman" w:cs="Times New Roman"/>
          <w:sz w:val="28"/>
          <w:szCs w:val="28"/>
        </w:rPr>
        <w:br/>
        <w:t>1. set command</w:t>
      </w:r>
      <w:r w:rsidRPr="003B1977">
        <w:rPr>
          <w:rFonts w:ascii="Times New Roman" w:hAnsi="Times New Roman" w:cs="Times New Roman"/>
          <w:sz w:val="28"/>
          <w:szCs w:val="28"/>
        </w:rPr>
        <w:br/>
        <w:t>2. -P properties_file</w:t>
      </w:r>
      <w:r w:rsidRPr="003B1977">
        <w:rPr>
          <w:rFonts w:ascii="Times New Roman" w:hAnsi="Times New Roman" w:cs="Times New Roman"/>
          <w:sz w:val="28"/>
          <w:szCs w:val="28"/>
        </w:rPr>
        <w:br/>
        <w:t xml:space="preserve">3. </w:t>
      </w:r>
      <w:proofErr w:type="gramStart"/>
      <w:r w:rsidRPr="003B1977">
        <w:rPr>
          <w:rFonts w:ascii="Times New Roman" w:hAnsi="Times New Roman" w:cs="Times New Roman"/>
          <w:sz w:val="28"/>
          <w:szCs w:val="28"/>
        </w:rPr>
        <w:t>pig.properties</w:t>
      </w:r>
      <w:r w:rsidRPr="003B1977">
        <w:rPr>
          <w:rFonts w:ascii="Times New Roman" w:hAnsi="Times New Roman" w:cs="Times New Roman"/>
          <w:sz w:val="28"/>
          <w:szCs w:val="28"/>
        </w:rPr>
        <w:br/>
        <w:t>4.</w:t>
      </w:r>
      <w:proofErr w:type="gramEnd"/>
      <w:r w:rsidRPr="003B1977">
        <w:rPr>
          <w:rFonts w:ascii="Times New Roman" w:hAnsi="Times New Roman" w:cs="Times New Roman"/>
          <w:sz w:val="28"/>
          <w:szCs w:val="28"/>
        </w:rPr>
        <w:t xml:space="preserve"> </w:t>
      </w:r>
      <w:proofErr w:type="gramStart"/>
      <w:r w:rsidRPr="003B1977">
        <w:rPr>
          <w:rFonts w:ascii="Times New Roman" w:hAnsi="Times New Roman" w:cs="Times New Roman"/>
          <w:sz w:val="28"/>
          <w:szCs w:val="28"/>
        </w:rPr>
        <w:t>java</w:t>
      </w:r>
      <w:proofErr w:type="gramEnd"/>
      <w:r w:rsidRPr="003B1977">
        <w:rPr>
          <w:rFonts w:ascii="Times New Roman" w:hAnsi="Times New Roman" w:cs="Times New Roman"/>
          <w:sz w:val="28"/>
          <w:szCs w:val="28"/>
        </w:rPr>
        <w:t xml:space="preserve"> system property/environmental variable</w:t>
      </w:r>
      <w:r w:rsidRPr="003B1977">
        <w:rPr>
          <w:rFonts w:ascii="Times New Roman" w:hAnsi="Times New Roman" w:cs="Times New Roman"/>
          <w:sz w:val="28"/>
          <w:szCs w:val="28"/>
        </w:rPr>
        <w:br/>
        <w:t xml:space="preserve">5. Hadoop configuration file: </w:t>
      </w:r>
      <w:proofErr w:type="gramStart"/>
      <w:r w:rsidRPr="003B1977">
        <w:rPr>
          <w:rFonts w:ascii="Times New Roman" w:hAnsi="Times New Roman" w:cs="Times New Roman"/>
          <w:sz w:val="28"/>
          <w:szCs w:val="28"/>
        </w:rPr>
        <w:t>hadoop-site.xml/core-site.xml/hdfs-site.xml/mapred-site.xml,</w:t>
      </w:r>
      <w:proofErr w:type="gramEnd"/>
      <w:r w:rsidRPr="003B1977">
        <w:rPr>
          <w:rFonts w:ascii="Times New Roman" w:hAnsi="Times New Roman" w:cs="Times New Roman"/>
          <w:sz w:val="28"/>
          <w:szCs w:val="28"/>
        </w:rPr>
        <w:t xml:space="preserve"> or Pig specific hadoop configuration file: pig-cluster-hadoop-site.xml)</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Both 3 and 5 require the configuration file in classpath.</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Q</w:t>
      </w:r>
      <w:r w:rsidRPr="003B1977">
        <w:rPr>
          <w:rStyle w:val="apple-converted-space"/>
          <w:rFonts w:ascii="Times New Roman" w:hAnsi="Times New Roman" w:cs="Times New Roman"/>
          <w:b/>
          <w:bCs/>
          <w:color w:val="000000"/>
          <w:sz w:val="28"/>
          <w:szCs w:val="28"/>
        </w:rPr>
        <w:t> </w:t>
      </w:r>
      <w:r w:rsidRPr="003B1977">
        <w:rPr>
          <w:rFonts w:ascii="Times New Roman" w:hAnsi="Times New Roman" w:cs="Times New Roman"/>
          <w:b/>
          <w:sz w:val="28"/>
          <w:szCs w:val="28"/>
        </w:rPr>
        <w:t xml:space="preserve">I already register my LoadFunc/StoreFunc jars in "register" statement, but why I still get "Class Not </w:t>
      </w:r>
      <w:proofErr w:type="gramStart"/>
      <w:r w:rsidRPr="003B1977">
        <w:rPr>
          <w:rFonts w:ascii="Times New Roman" w:hAnsi="Times New Roman" w:cs="Times New Roman"/>
          <w:b/>
          <w:sz w:val="28"/>
          <w:szCs w:val="28"/>
        </w:rPr>
        <w:t>Found</w:t>
      </w:r>
      <w:proofErr w:type="gramEnd"/>
      <w:r w:rsidRPr="003B1977">
        <w:rPr>
          <w:rFonts w:ascii="Times New Roman" w:hAnsi="Times New Roman" w:cs="Times New Roman"/>
          <w:b/>
          <w:sz w:val="28"/>
          <w:szCs w:val="28"/>
        </w:rPr>
        <w:t>" exception?</w:t>
      </w:r>
    </w:p>
    <w:p w:rsidR="00DE58B3" w:rsidRPr="003B1977" w:rsidRDefault="00DE58B3" w:rsidP="003446B8">
      <w:pPr>
        <w:pStyle w:val="NoSpacing"/>
        <w:ind w:firstLine="720"/>
        <w:rPr>
          <w:rFonts w:ascii="Times New Roman" w:hAnsi="Times New Roman" w:cs="Times New Roman"/>
          <w:sz w:val="28"/>
          <w:szCs w:val="28"/>
          <w:shd w:val="clear" w:color="auto" w:fill="FFFFFF"/>
        </w:rPr>
      </w:pPr>
      <w:r w:rsidRPr="003B1977">
        <w:rPr>
          <w:rFonts w:ascii="Times New Roman" w:hAnsi="Times New Roman" w:cs="Times New Roman"/>
          <w:sz w:val="28"/>
          <w:szCs w:val="28"/>
          <w:shd w:val="clear" w:color="auto" w:fill="FFFFFF"/>
        </w:rPr>
        <w:t>Try to put your jars in PIG_CLASSPATH as well. "</w:t>
      </w:r>
      <w:proofErr w:type="gramStart"/>
      <w:r w:rsidRPr="003B1977">
        <w:rPr>
          <w:rFonts w:ascii="Times New Roman" w:hAnsi="Times New Roman" w:cs="Times New Roman"/>
          <w:sz w:val="28"/>
          <w:szCs w:val="28"/>
          <w:shd w:val="clear" w:color="auto" w:fill="FFFFFF"/>
        </w:rPr>
        <w:t>register</w:t>
      </w:r>
      <w:proofErr w:type="gramEnd"/>
      <w:r w:rsidRPr="003B1977">
        <w:rPr>
          <w:rFonts w:ascii="Times New Roman" w:hAnsi="Times New Roman" w:cs="Times New Roman"/>
          <w:sz w:val="28"/>
          <w:szCs w:val="28"/>
          <w:shd w:val="clear" w:color="auto" w:fill="FFFFFF"/>
        </w:rPr>
        <w:t>" guarantees your jar will be shipped to backend. But in the frontend, you still need to put the jars in CLASSPATH by setting "PIG_CLASSPATH" environment variable.</w:t>
      </w:r>
    </w:p>
    <w:p w:rsidR="00DE58B3" w:rsidRPr="003B1977" w:rsidRDefault="00DE58B3" w:rsidP="00DE58B3">
      <w:pPr>
        <w:pStyle w:val="NoSpacing"/>
        <w:rPr>
          <w:rFonts w:ascii="Times New Roman" w:hAnsi="Times New Roman" w:cs="Times New Roman"/>
          <w:sz w:val="28"/>
          <w:szCs w:val="28"/>
          <w:shd w:val="clear" w:color="auto" w:fill="FFFFFF"/>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Q How can I load data using Unicode control characters as delimiters?</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 xml:space="preserve">The first parameter to PigStorage is the dataset </w:t>
      </w:r>
      <w:proofErr w:type="gramStart"/>
      <w:r w:rsidRPr="003B1977">
        <w:rPr>
          <w:rFonts w:ascii="Times New Roman" w:hAnsi="Times New Roman" w:cs="Times New Roman"/>
          <w:sz w:val="28"/>
          <w:szCs w:val="28"/>
        </w:rPr>
        <w:t>name,</w:t>
      </w:r>
      <w:proofErr w:type="gramEnd"/>
      <w:r w:rsidRPr="003B1977">
        <w:rPr>
          <w:rFonts w:ascii="Times New Roman" w:hAnsi="Times New Roman" w:cs="Times New Roman"/>
          <w:sz w:val="28"/>
          <w:szCs w:val="28"/>
        </w:rPr>
        <w:t xml:space="preserve"> the second is a regular expression to describe the delimiter. We used `</w:t>
      </w:r>
      <w:proofErr w:type="gramStart"/>
      <w:r w:rsidRPr="003B1977">
        <w:rPr>
          <w:rFonts w:ascii="Times New Roman" w:hAnsi="Times New Roman" w:cs="Times New Roman"/>
          <w:sz w:val="28"/>
          <w:szCs w:val="28"/>
        </w:rPr>
        <w:t>String.split(</w:t>
      </w:r>
      <w:proofErr w:type="gramEnd"/>
      <w:r w:rsidRPr="003B1977">
        <w:rPr>
          <w:rFonts w:ascii="Times New Roman" w:hAnsi="Times New Roman" w:cs="Times New Roman"/>
          <w:sz w:val="28"/>
          <w:szCs w:val="28"/>
        </w:rPr>
        <w:t>regex, -1)` to extract fields from lines. See </w:t>
      </w:r>
      <w:hyperlink r:id="rId52" w:history="1">
        <w:r w:rsidRPr="003B1977">
          <w:rPr>
            <w:rFonts w:ascii="Times New Roman" w:hAnsi="Times New Roman" w:cs="Times New Roman"/>
            <w:sz w:val="28"/>
            <w:szCs w:val="28"/>
          </w:rPr>
          <w:t>java.util.regex.Pattern</w:t>
        </w:r>
      </w:hyperlink>
      <w:r w:rsidRPr="003B1977">
        <w:rPr>
          <w:rFonts w:ascii="Times New Roman" w:hAnsi="Times New Roman" w:cs="Times New Roman"/>
          <w:sz w:val="28"/>
          <w:szCs w:val="28"/>
        </w:rPr>
        <w:t> for more information on the way to use special characters in regex.</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If you are loading a file which contains Ctrl+A as separators, you can specify this to PigStorage using the Unicode notation.</w:t>
      </w:r>
    </w:p>
    <w:tbl>
      <w:tblPr>
        <w:tblW w:w="10553" w:type="dxa"/>
        <w:tblCellSpacing w:w="0" w:type="dxa"/>
        <w:tblCellMar>
          <w:left w:w="0" w:type="dxa"/>
          <w:right w:w="0" w:type="dxa"/>
        </w:tblCellMar>
        <w:tblLook w:val="04A0"/>
      </w:tblPr>
      <w:tblGrid>
        <w:gridCol w:w="10553"/>
      </w:tblGrid>
      <w:tr w:rsidR="00DE58B3" w:rsidRPr="003B1977" w:rsidTr="003446B8">
        <w:trPr>
          <w:trHeight w:val="297"/>
          <w:tblCellSpacing w:w="0" w:type="dxa"/>
        </w:trPr>
        <w:tc>
          <w:tcPr>
            <w:tcW w:w="10553"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LOAD 'input.dat' USING PigStorage('\u0001')as (x,y,z);</w:t>
            </w:r>
          </w:p>
          <w:p w:rsidR="00DE58B3" w:rsidRPr="003B1977" w:rsidRDefault="00DE58B3" w:rsidP="002962A0">
            <w:pPr>
              <w:pStyle w:val="NoSpacing"/>
              <w:rPr>
                <w:rFonts w:ascii="Times New Roman" w:hAnsi="Times New Roman" w:cs="Times New Roman"/>
                <w:sz w:val="28"/>
                <w:szCs w:val="28"/>
              </w:rPr>
            </w:pPr>
          </w:p>
        </w:tc>
      </w:tr>
    </w:tbl>
    <w:p w:rsidR="003446B8" w:rsidRDefault="003446B8"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Q How do I control the number of mappers?</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It is determined by your InputFormat. If you are using PigStorage, FileInputFormat will allocate at least 1 mapper for each file. If the file is large, FileInputFormat will split the file into smaller trunks. You can control this process by two hadoop setting: "mapred.min.split.size", "mapred.max.split.size". In addition, after InputFormat tells Pig all the splits information, Pig will try to combine small input splits into one mapper. This process can be controlled by "pig.noSplitCombination" and "pig.maxCombinedSplitSize".</w:t>
      </w:r>
    </w:p>
    <w:p w:rsidR="00DE58B3" w:rsidRPr="003B1977" w:rsidRDefault="00DE58B3" w:rsidP="00DE58B3">
      <w:pPr>
        <w:pStyle w:val="NoSpacing"/>
        <w:rPr>
          <w:rFonts w:ascii="Times New Roman" w:hAnsi="Times New Roman" w:cs="Times New Roman"/>
          <w:sz w:val="28"/>
          <w:szCs w:val="28"/>
        </w:rPr>
      </w:pPr>
    </w:p>
    <w:p w:rsidR="003446B8" w:rsidRDefault="003446B8" w:rsidP="00DE58B3">
      <w:pPr>
        <w:pStyle w:val="NoSpacing"/>
        <w:rPr>
          <w:rFonts w:ascii="Times New Roman" w:eastAsia="Times New Roman" w:hAnsi="Times New Roman" w:cs="Times New Roman"/>
          <w:b/>
          <w:sz w:val="28"/>
          <w:szCs w:val="28"/>
        </w:rPr>
      </w:pPr>
    </w:p>
    <w:p w:rsidR="00DE58B3" w:rsidRPr="003B1977" w:rsidRDefault="00DE58B3" w:rsidP="00DE58B3">
      <w:pPr>
        <w:pStyle w:val="NoSpacing"/>
        <w:rPr>
          <w:rFonts w:ascii="Times New Roman" w:eastAsia="Times New Roman" w:hAnsi="Times New Roman" w:cs="Times New Roman"/>
          <w:b/>
          <w:sz w:val="28"/>
          <w:szCs w:val="28"/>
        </w:rPr>
      </w:pPr>
      <w:r w:rsidRPr="003B1977">
        <w:rPr>
          <w:rFonts w:ascii="Times New Roman" w:eastAsia="Times New Roman" w:hAnsi="Times New Roman" w:cs="Times New Roman"/>
          <w:b/>
          <w:sz w:val="28"/>
          <w:szCs w:val="28"/>
        </w:rPr>
        <w:t>Q  How do I make my Pig jobs run on a specified number of reducers?</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You can achieve this with the PARALLEL clause.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For example:</w:t>
      </w:r>
    </w:p>
    <w:tbl>
      <w:tblPr>
        <w:tblW w:w="10553" w:type="dxa"/>
        <w:tblCellSpacing w:w="0" w:type="dxa"/>
        <w:tblCellMar>
          <w:left w:w="0" w:type="dxa"/>
          <w:right w:w="0" w:type="dxa"/>
        </w:tblCellMar>
        <w:tblLook w:val="04A0"/>
      </w:tblPr>
      <w:tblGrid>
        <w:gridCol w:w="10553"/>
      </w:tblGrid>
      <w:tr w:rsidR="00DE58B3" w:rsidRPr="003B1977" w:rsidTr="002962A0">
        <w:trPr>
          <w:tblCellSpacing w:w="0" w:type="dxa"/>
        </w:trPr>
        <w:tc>
          <w:tcPr>
            <w:tcW w:w="10392"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C = JOIN A by url, B by url PARALLEL 50.</w:t>
            </w:r>
          </w:p>
        </w:tc>
      </w:tr>
    </w:tbl>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lastRenderedPageBreak/>
        <w:t xml:space="preserve">Besides PARALLEL clause, you can also use "set default_parallel" statement in Pig script, or set "mapred.reduce.tasks" system property to specify default parallel to use. If none of these values are set, Pig will only use </w:t>
      </w:r>
      <w:proofErr w:type="gramStart"/>
      <w:r w:rsidRPr="003B1977">
        <w:rPr>
          <w:rFonts w:ascii="Times New Roman" w:hAnsi="Times New Roman" w:cs="Times New Roman"/>
          <w:sz w:val="28"/>
          <w:szCs w:val="28"/>
        </w:rPr>
        <w:t>1 reducers</w:t>
      </w:r>
      <w:proofErr w:type="gramEnd"/>
      <w:r w:rsidRPr="003B1977">
        <w:rPr>
          <w:rFonts w:ascii="Times New Roman" w:hAnsi="Times New Roman" w:cs="Times New Roman"/>
          <w:sz w:val="28"/>
          <w:szCs w:val="28"/>
        </w:rPr>
        <w:t>. (In Pig 0.8, we change the default reducer from 1 to a number calculated by a simple heuristic for foolproof purpose)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More details can be found at </w:t>
      </w:r>
      <w:hyperlink r:id="rId53" w:anchor="parallel" w:history="1">
        <w:r w:rsidRPr="003B1977">
          <w:rPr>
            <w:rFonts w:ascii="Times New Roman" w:hAnsi="Times New Roman" w:cs="Times New Roman"/>
            <w:sz w:val="28"/>
            <w:szCs w:val="28"/>
          </w:rPr>
          <w:t>http://pig.apache.org/docs/r0.9.0/perf.html#parallel</w:t>
        </w:r>
      </w:hyperlink>
      <w:r w:rsidRPr="003B1977">
        <w:rPr>
          <w:rFonts w:ascii="Times New Roman" w:hAnsi="Times New Roman" w:cs="Times New Roman"/>
          <w:sz w:val="28"/>
          <w:szCs w:val="28"/>
        </w:rPr>
        <w:t>.</w:t>
      </w:r>
    </w:p>
    <w:p w:rsidR="00DE58B3" w:rsidRPr="003B1977" w:rsidRDefault="00DE58B3" w:rsidP="00DE58B3">
      <w:pPr>
        <w:pStyle w:val="NoSpacing"/>
        <w:rPr>
          <w:rFonts w:ascii="Times New Roman" w:eastAsia="Times New Roman" w:hAnsi="Times New Roman" w:cs="Times New Roman"/>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r w:rsidRPr="003B1977">
        <w:rPr>
          <w:rFonts w:ascii="Times New Roman" w:eastAsia="Times New Roman" w:hAnsi="Times New Roman" w:cs="Times New Roman"/>
          <w:b/>
          <w:color w:val="000000"/>
          <w:sz w:val="28"/>
          <w:szCs w:val="28"/>
        </w:rPr>
        <w:t>Q.  Can I do a numerical comparison while filtering?</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Yes, you can choose between numerical and string comparison. For numerical comparison use the operators =, &lt;&gt;, &lt; etc. and for string comparisons use eq, neq etc.</w:t>
      </w:r>
    </w:p>
    <w:p w:rsidR="00DE58B3" w:rsidRPr="003B1977" w:rsidRDefault="00DE58B3" w:rsidP="00DE58B3">
      <w:pPr>
        <w:pStyle w:val="NoSpacing"/>
        <w:rPr>
          <w:rFonts w:ascii="Times New Roman" w:eastAsia="Times New Roman" w:hAnsi="Times New Roman" w:cs="Times New Roman"/>
          <w:color w:val="000000"/>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proofErr w:type="gramStart"/>
      <w:r w:rsidRPr="003B1977">
        <w:rPr>
          <w:rFonts w:ascii="Times New Roman" w:eastAsia="Times New Roman" w:hAnsi="Times New Roman" w:cs="Times New Roman"/>
          <w:b/>
          <w:color w:val="000000"/>
          <w:sz w:val="28"/>
          <w:szCs w:val="28"/>
        </w:rPr>
        <w:t>Q .</w:t>
      </w:r>
      <w:proofErr w:type="gramEnd"/>
      <w:r w:rsidRPr="003B1977">
        <w:rPr>
          <w:rFonts w:ascii="Times New Roman" w:eastAsia="Times New Roman" w:hAnsi="Times New Roman" w:cs="Times New Roman"/>
          <w:b/>
          <w:color w:val="000000"/>
          <w:sz w:val="28"/>
          <w:szCs w:val="28"/>
        </w:rPr>
        <w:t xml:space="preserve"> Does Pig support regular expressions?</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Pig does support regular expression matching via the `matches` keyword. It uses </w:t>
      </w:r>
      <w:hyperlink r:id="rId54" w:history="1">
        <w:r w:rsidRPr="003B1977">
          <w:rPr>
            <w:rFonts w:ascii="Times New Roman" w:hAnsi="Times New Roman" w:cs="Times New Roman"/>
            <w:sz w:val="28"/>
            <w:szCs w:val="28"/>
          </w:rPr>
          <w:t>java.util.regex</w:t>
        </w:r>
      </w:hyperlink>
      <w:r w:rsidRPr="003B1977">
        <w:rPr>
          <w:rFonts w:ascii="Times New Roman" w:hAnsi="Times New Roman" w:cs="Times New Roman"/>
          <w:sz w:val="28"/>
          <w:szCs w:val="28"/>
        </w:rPr>
        <w:t xml:space="preserve"> matches which means your pattern has to match the entire string (e.g. if your string is `"hi </w:t>
      </w:r>
      <w:proofErr w:type="gramStart"/>
      <w:r w:rsidRPr="003B1977">
        <w:rPr>
          <w:rFonts w:ascii="Times New Roman" w:hAnsi="Times New Roman" w:cs="Times New Roman"/>
          <w:sz w:val="28"/>
          <w:szCs w:val="28"/>
        </w:rPr>
        <w:t>fred</w:t>
      </w:r>
      <w:proofErr w:type="gramEnd"/>
      <w:r w:rsidRPr="003B1977">
        <w:rPr>
          <w:rFonts w:ascii="Times New Roman" w:hAnsi="Times New Roman" w:cs="Times New Roman"/>
          <w:sz w:val="28"/>
          <w:szCs w:val="28"/>
        </w:rPr>
        <w:t>"` and you want to find `"fred"` you have to give a pattern of `".*fred"` not `"fred"`).</w:t>
      </w:r>
    </w:p>
    <w:p w:rsidR="00DE58B3" w:rsidRPr="003B1977" w:rsidRDefault="00DE58B3" w:rsidP="00DE58B3">
      <w:pPr>
        <w:pStyle w:val="NoSpacing"/>
        <w:rPr>
          <w:rFonts w:ascii="Times New Roman" w:eastAsia="Times New Roman" w:hAnsi="Times New Roman" w:cs="Times New Roman"/>
          <w:color w:val="000000"/>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r w:rsidRPr="003B1977">
        <w:rPr>
          <w:rFonts w:ascii="Times New Roman" w:eastAsia="Times New Roman" w:hAnsi="Times New Roman" w:cs="Times New Roman"/>
          <w:b/>
          <w:color w:val="000000"/>
          <w:sz w:val="28"/>
          <w:szCs w:val="28"/>
        </w:rPr>
        <w:t>Q.How do I prevent failure if some records don't have the needed number of columns?</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You can filter away those records by including the following in your Pig program:</w:t>
      </w:r>
    </w:p>
    <w:tbl>
      <w:tblPr>
        <w:tblW w:w="10553" w:type="dxa"/>
        <w:tblCellSpacing w:w="0" w:type="dxa"/>
        <w:tblCellMar>
          <w:left w:w="0" w:type="dxa"/>
          <w:right w:w="0" w:type="dxa"/>
        </w:tblCellMar>
        <w:tblLook w:val="04A0"/>
      </w:tblPr>
      <w:tblGrid>
        <w:gridCol w:w="10553"/>
      </w:tblGrid>
      <w:tr w:rsidR="00DE58B3" w:rsidRPr="003B1977" w:rsidTr="002962A0">
        <w:trPr>
          <w:tblCellSpacing w:w="0" w:type="dxa"/>
        </w:trPr>
        <w:tc>
          <w:tcPr>
            <w:tcW w:w="10392"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A = LOAD 'foo' USING PigStorage('\t');</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B = FILTER A BY ARITY(*) &lt; 5;</w:t>
            </w:r>
          </w:p>
          <w:p w:rsidR="00DE58B3" w:rsidRPr="003B1977" w:rsidRDefault="00DE58B3" w:rsidP="002962A0">
            <w:pPr>
              <w:pStyle w:val="NoSpacing"/>
              <w:rPr>
                <w:rFonts w:ascii="Times New Roman" w:hAnsi="Times New Roman" w:cs="Times New Roman"/>
                <w:sz w:val="28"/>
                <w:szCs w:val="28"/>
              </w:rPr>
            </w:pPr>
          </w:p>
        </w:tc>
      </w:tr>
    </w:tbl>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This code would drop all records that have fewer than five (5) columns.</w:t>
      </w:r>
    </w:p>
    <w:p w:rsidR="00DE58B3" w:rsidRPr="003B1977" w:rsidRDefault="00DE58B3" w:rsidP="00DE58B3">
      <w:pPr>
        <w:pStyle w:val="NoSpacing"/>
        <w:rPr>
          <w:rFonts w:ascii="Times New Roman" w:eastAsia="Times New Roman" w:hAnsi="Times New Roman" w:cs="Times New Roman"/>
          <w:color w:val="000000"/>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r w:rsidRPr="003B1977">
        <w:rPr>
          <w:rFonts w:ascii="Times New Roman" w:eastAsia="Times New Roman" w:hAnsi="Times New Roman" w:cs="Times New Roman"/>
          <w:b/>
          <w:color w:val="000000"/>
          <w:sz w:val="28"/>
          <w:szCs w:val="28"/>
        </w:rPr>
        <w:t>Q .Is there any difference between `==` and `eq` for numeric comparisons?</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There is no difference when using integers. However, `11.0` and `11` will be equal with `==` but not with `eq`.</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r w:rsidRPr="003B1977">
        <w:rPr>
          <w:rFonts w:ascii="Times New Roman" w:eastAsia="Times New Roman" w:hAnsi="Times New Roman" w:cs="Times New Roman"/>
          <w:b/>
          <w:color w:val="000000"/>
          <w:sz w:val="28"/>
          <w:szCs w:val="28"/>
        </w:rPr>
        <w:t xml:space="preserve">Q .Is there an easy way for me to figure out how many rows exist in a dataset from </w:t>
      </w:r>
      <w:proofErr w:type="gramStart"/>
      <w:r w:rsidRPr="003B1977">
        <w:rPr>
          <w:rFonts w:ascii="Times New Roman" w:eastAsia="Times New Roman" w:hAnsi="Times New Roman" w:cs="Times New Roman"/>
          <w:b/>
          <w:color w:val="000000"/>
          <w:sz w:val="28"/>
          <w:szCs w:val="28"/>
        </w:rPr>
        <w:t>it's</w:t>
      </w:r>
      <w:proofErr w:type="gramEnd"/>
      <w:r w:rsidRPr="003B1977">
        <w:rPr>
          <w:rFonts w:ascii="Times New Roman" w:eastAsia="Times New Roman" w:hAnsi="Times New Roman" w:cs="Times New Roman"/>
          <w:b/>
          <w:color w:val="000000"/>
          <w:sz w:val="28"/>
          <w:szCs w:val="28"/>
        </w:rPr>
        <w:t xml:space="preserve"> alias?</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You can run the following set of commands, which are equivalent to `SELECT COUNT*` in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SQL:</w:t>
      </w:r>
    </w:p>
    <w:tbl>
      <w:tblPr>
        <w:tblW w:w="10553" w:type="dxa"/>
        <w:tblCellSpacing w:w="0" w:type="dxa"/>
        <w:tblCellMar>
          <w:left w:w="0" w:type="dxa"/>
          <w:right w:w="0" w:type="dxa"/>
        </w:tblCellMar>
        <w:tblLook w:val="04A0"/>
      </w:tblPr>
      <w:tblGrid>
        <w:gridCol w:w="10553"/>
      </w:tblGrid>
      <w:tr w:rsidR="00DE58B3" w:rsidRPr="003B1977" w:rsidTr="002962A0">
        <w:trPr>
          <w:tblCellSpacing w:w="0" w:type="dxa"/>
        </w:trPr>
        <w:tc>
          <w:tcPr>
            <w:tcW w:w="10392"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a = LOAD 'mytestfile.txt';</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b = GROUP a ALL;</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c = FOREACH b GENERATE COUNT(a.$0);</w:t>
            </w:r>
          </w:p>
          <w:p w:rsidR="00DE58B3" w:rsidRPr="003B1977" w:rsidRDefault="00DE58B3" w:rsidP="002962A0">
            <w:pPr>
              <w:pStyle w:val="NoSpacing"/>
              <w:rPr>
                <w:rFonts w:ascii="Times New Roman" w:hAnsi="Times New Roman" w:cs="Times New Roman"/>
                <w:sz w:val="28"/>
                <w:szCs w:val="28"/>
              </w:rPr>
            </w:pPr>
          </w:p>
        </w:tc>
      </w:tr>
    </w:tbl>
    <w:p w:rsidR="00DE58B3" w:rsidRPr="003B1977" w:rsidRDefault="00DE58B3" w:rsidP="00DE58B3">
      <w:pPr>
        <w:pStyle w:val="NoSpacing"/>
        <w:rPr>
          <w:rFonts w:ascii="Times New Roman" w:eastAsia="Times New Roman" w:hAnsi="Times New Roman" w:cs="Times New Roman"/>
          <w:b/>
          <w:color w:val="000000"/>
          <w:sz w:val="28"/>
          <w:szCs w:val="28"/>
        </w:rPr>
      </w:pPr>
      <w:r w:rsidRPr="003B1977">
        <w:rPr>
          <w:rFonts w:ascii="Times New Roman" w:eastAsia="Times New Roman" w:hAnsi="Times New Roman" w:cs="Times New Roman"/>
          <w:b/>
          <w:color w:val="000000"/>
          <w:sz w:val="28"/>
          <w:szCs w:val="28"/>
        </w:rPr>
        <w:lastRenderedPageBreak/>
        <w:t>Q .Does Pig allow grouping on expressions?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allows grouping of expressions. For example:</w:t>
      </w:r>
    </w:p>
    <w:tbl>
      <w:tblPr>
        <w:tblW w:w="10553" w:type="dxa"/>
        <w:tblCellSpacing w:w="0" w:type="dxa"/>
        <w:tblCellMar>
          <w:left w:w="0" w:type="dxa"/>
          <w:right w:w="0" w:type="dxa"/>
        </w:tblCellMar>
        <w:tblLook w:val="04A0"/>
      </w:tblPr>
      <w:tblGrid>
        <w:gridCol w:w="10553"/>
      </w:tblGrid>
      <w:tr w:rsidR="00DE58B3" w:rsidRPr="003B1977" w:rsidTr="00DE58B3">
        <w:trPr>
          <w:tblCellSpacing w:w="0" w:type="dxa"/>
        </w:trPr>
        <w:tc>
          <w:tcPr>
            <w:tcW w:w="10553"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grunt&gt; a = LOAD 'mytestfile.txt' AS (x,y,z);</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grunt&gt; DUMP a;</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(1,2,3)</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(4,2,1)</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(4,3,4)</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(4,3,4)</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(7,2,5)</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(8,4,3)</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b = GROUP a BY (x+y);</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(3.0,{(1,2,3)})</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(6.0,{(4,2,1)})</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(7.0,{(4,3,4),(4,3,4)})</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(9.0,{(7,2,5)})</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(12.0,{(8,4,3)})</w:t>
            </w:r>
          </w:p>
        </w:tc>
      </w:tr>
    </w:tbl>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If the grouping is based on constants, the result is the same as GROUP ALL except the group-id is replaced by the constant.</w:t>
      </w:r>
    </w:p>
    <w:tbl>
      <w:tblPr>
        <w:tblW w:w="10553" w:type="dxa"/>
        <w:tblCellSpacing w:w="0" w:type="dxa"/>
        <w:tblCellMar>
          <w:left w:w="0" w:type="dxa"/>
          <w:right w:w="0" w:type="dxa"/>
        </w:tblCellMar>
        <w:tblLook w:val="04A0"/>
      </w:tblPr>
      <w:tblGrid>
        <w:gridCol w:w="10553"/>
      </w:tblGrid>
      <w:tr w:rsidR="00DE58B3" w:rsidRPr="003B1977" w:rsidTr="002962A0">
        <w:trPr>
          <w:tblCellSpacing w:w="0" w:type="dxa"/>
        </w:trPr>
        <w:tc>
          <w:tcPr>
            <w:tcW w:w="10392"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grunt&gt; b = GROUP a BY 4;</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(4,{(1,2,3),(4,2,1),(4,3,4),(4,3,4),(7,2,5),(8,4,3)})</w:t>
            </w:r>
          </w:p>
          <w:p w:rsidR="00DE58B3" w:rsidRPr="003B1977" w:rsidRDefault="00DE58B3" w:rsidP="002962A0">
            <w:pPr>
              <w:pStyle w:val="NoSpacing"/>
              <w:rPr>
                <w:rFonts w:ascii="Times New Roman" w:hAnsi="Times New Roman" w:cs="Times New Roman"/>
                <w:sz w:val="28"/>
                <w:szCs w:val="28"/>
              </w:rPr>
            </w:pPr>
          </w:p>
        </w:tc>
      </w:tr>
    </w:tbl>
    <w:p w:rsidR="003446B8" w:rsidRDefault="003446B8"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Q .Is there a way to check if a map is empty?</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In Pig 2.0 you can test the existence of values in a map using the null construct: </w:t>
      </w:r>
      <w:r w:rsidRPr="003B1977">
        <w:rPr>
          <w:rFonts w:ascii="Times New Roman" w:hAnsi="Times New Roman" w:cs="Times New Roman"/>
          <w:sz w:val="28"/>
          <w:szCs w:val="28"/>
        </w:rPr>
        <w:br/>
        <w:t>m#'key' is not null</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proofErr w:type="gramStart"/>
      <w:r w:rsidRPr="003B1977">
        <w:rPr>
          <w:rFonts w:ascii="Times New Roman" w:eastAsia="Times New Roman" w:hAnsi="Times New Roman" w:cs="Times New Roman"/>
          <w:b/>
          <w:color w:val="000000"/>
          <w:sz w:val="28"/>
          <w:szCs w:val="28"/>
        </w:rPr>
        <w:t>Q .</w:t>
      </w:r>
      <w:proofErr w:type="gramEnd"/>
      <w:r w:rsidRPr="003B1977">
        <w:rPr>
          <w:rFonts w:ascii="Times New Roman" w:eastAsia="Times New Roman" w:hAnsi="Times New Roman" w:cs="Times New Roman"/>
          <w:b/>
          <w:color w:val="000000"/>
          <w:sz w:val="28"/>
          <w:szCs w:val="28"/>
        </w:rPr>
        <w:t xml:space="preserve"> I load data from a directory which contains different file. How do I find out where the data comes from?</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You can write a LoadFunc which append filename into the tuple you load.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Eg,</w:t>
      </w:r>
    </w:p>
    <w:tbl>
      <w:tblPr>
        <w:tblW w:w="10553" w:type="dxa"/>
        <w:tblCellSpacing w:w="0" w:type="dxa"/>
        <w:tblCellMar>
          <w:left w:w="0" w:type="dxa"/>
          <w:right w:w="0" w:type="dxa"/>
        </w:tblCellMar>
        <w:tblLook w:val="04A0"/>
      </w:tblPr>
      <w:tblGrid>
        <w:gridCol w:w="10553"/>
      </w:tblGrid>
      <w:tr w:rsidR="00DE58B3" w:rsidRPr="003B1977" w:rsidTr="002962A0">
        <w:trPr>
          <w:tblCellSpacing w:w="0" w:type="dxa"/>
        </w:trPr>
        <w:tc>
          <w:tcPr>
            <w:tcW w:w="10392"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A = load '*.txt' using PigStorageWithInputPath();</w:t>
            </w:r>
          </w:p>
        </w:tc>
      </w:tr>
    </w:tbl>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Here is the LoadFunc:</w:t>
      </w:r>
    </w:p>
    <w:tbl>
      <w:tblPr>
        <w:tblW w:w="10553" w:type="dxa"/>
        <w:tblCellSpacing w:w="0" w:type="dxa"/>
        <w:tblCellMar>
          <w:left w:w="0" w:type="dxa"/>
          <w:right w:w="0" w:type="dxa"/>
        </w:tblCellMar>
        <w:tblLook w:val="04A0"/>
      </w:tblPr>
      <w:tblGrid>
        <w:gridCol w:w="10553"/>
      </w:tblGrid>
      <w:tr w:rsidR="00DE58B3" w:rsidRPr="003B1977" w:rsidTr="002962A0">
        <w:trPr>
          <w:tblCellSpacing w:w="0" w:type="dxa"/>
        </w:trPr>
        <w:tc>
          <w:tcPr>
            <w:tcW w:w="10392"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public class PigStorageWithInputPath extends PigStorage </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Path path = null;</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@Override</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public void prepareToRead(RecordReader reader, PigSplit split)</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lastRenderedPageBreak/>
              <w:t xml:space="preserve"> {</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super.prepareToRead(reader, split);</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path = ((FileSplit)split.getWrappedSplit()).getPath();</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@Override</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public Tuple getNext() throws IOException </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Tuple myTuple = super.getNext();</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if (myTuple != null)</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myTuple.append(path.toString());</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return myTuple;</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w:t>
            </w:r>
          </w:p>
        </w:tc>
      </w:tr>
    </w:tbl>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lastRenderedPageBreak/>
        <w:t xml:space="preserve">In Pig 0.8/0.9.0/0.9.1, you need to set "pig.splitCombination" to false for PigStorageWithInputPath work correctly. 0.9.2 </w:t>
      </w:r>
      <w:proofErr w:type="gramStart"/>
      <w:r w:rsidRPr="003B1977">
        <w:rPr>
          <w:rFonts w:ascii="Times New Roman" w:hAnsi="Times New Roman" w:cs="Times New Roman"/>
          <w:sz w:val="28"/>
          <w:szCs w:val="28"/>
        </w:rPr>
        <w:t>fix</w:t>
      </w:r>
      <w:proofErr w:type="gramEnd"/>
      <w:r w:rsidRPr="003B1977">
        <w:rPr>
          <w:rFonts w:ascii="Times New Roman" w:hAnsi="Times New Roman" w:cs="Times New Roman"/>
          <w:sz w:val="28"/>
          <w:szCs w:val="28"/>
        </w:rPr>
        <w:t xml:space="preserve"> the issue.</w:t>
      </w:r>
    </w:p>
    <w:p w:rsidR="00DE58B3" w:rsidRPr="003B1977" w:rsidRDefault="00DE58B3" w:rsidP="00DE58B3">
      <w:pPr>
        <w:pStyle w:val="NoSpacing"/>
        <w:rPr>
          <w:rFonts w:ascii="Times New Roman" w:eastAsia="Times New Roman" w:hAnsi="Times New Roman" w:cs="Times New Roman"/>
          <w:color w:val="000000"/>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proofErr w:type="gramStart"/>
      <w:r w:rsidRPr="003B1977">
        <w:rPr>
          <w:rFonts w:ascii="Times New Roman" w:eastAsia="Times New Roman" w:hAnsi="Times New Roman" w:cs="Times New Roman"/>
          <w:b/>
          <w:color w:val="000000"/>
          <w:sz w:val="28"/>
          <w:szCs w:val="28"/>
        </w:rPr>
        <w:t>Q  .</w:t>
      </w:r>
      <w:proofErr w:type="gramEnd"/>
      <w:r w:rsidRPr="003B1977">
        <w:rPr>
          <w:rFonts w:ascii="Times New Roman" w:eastAsia="Times New Roman" w:hAnsi="Times New Roman" w:cs="Times New Roman"/>
          <w:b/>
          <w:color w:val="000000"/>
          <w:sz w:val="28"/>
          <w:szCs w:val="28"/>
        </w:rPr>
        <w:t>How can I calculate a percentage (partial aggregate / total aggregate)?</w:t>
      </w:r>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The challenge here is to get the total aggregate into the same statement as the partial aggregate. The key is to cast the relation for the total aggregate to a scalar:</w:t>
      </w:r>
    </w:p>
    <w:tbl>
      <w:tblPr>
        <w:tblW w:w="10553" w:type="dxa"/>
        <w:tblCellSpacing w:w="0" w:type="dxa"/>
        <w:tblCellMar>
          <w:left w:w="0" w:type="dxa"/>
          <w:right w:w="0" w:type="dxa"/>
        </w:tblCellMar>
        <w:tblLook w:val="04A0"/>
      </w:tblPr>
      <w:tblGrid>
        <w:gridCol w:w="10553"/>
      </w:tblGrid>
      <w:tr w:rsidR="00DE58B3" w:rsidRPr="003B1977" w:rsidTr="002962A0">
        <w:trPr>
          <w:tblCellSpacing w:w="0" w:type="dxa"/>
        </w:trPr>
        <w:tc>
          <w:tcPr>
            <w:tcW w:w="10392"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A = LOAD 'sample.txt' AS (x:int, y:int);</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calculate the denominator</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B = foreach (group A all) generate COUNT(A) as total;</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cacluate the percentage</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C = foreach (group A by x) generate group as x, (double)COUNT(A) / (double) B.total as percentage;</w:t>
            </w:r>
          </w:p>
          <w:p w:rsidR="00DE58B3" w:rsidRPr="003B1977" w:rsidRDefault="00DE58B3" w:rsidP="002962A0">
            <w:pPr>
              <w:pStyle w:val="NoSpacing"/>
              <w:rPr>
                <w:rFonts w:ascii="Times New Roman" w:hAnsi="Times New Roman" w:cs="Times New Roman"/>
                <w:sz w:val="28"/>
                <w:szCs w:val="28"/>
              </w:rPr>
            </w:pPr>
          </w:p>
        </w:tc>
      </w:tr>
    </w:tbl>
    <w:p w:rsidR="003446B8" w:rsidRDefault="003446B8" w:rsidP="00DE58B3">
      <w:pPr>
        <w:pStyle w:val="NoSpacing"/>
        <w:rPr>
          <w:rFonts w:ascii="Times New Roman" w:eastAsia="Times New Roman" w:hAnsi="Times New Roman" w:cs="Times New Roman"/>
          <w:b/>
          <w:color w:val="000000"/>
          <w:sz w:val="28"/>
          <w:szCs w:val="28"/>
        </w:rPr>
      </w:pPr>
    </w:p>
    <w:p w:rsidR="00DE58B3" w:rsidRPr="003B1977" w:rsidRDefault="00DE58B3" w:rsidP="00DE58B3">
      <w:pPr>
        <w:pStyle w:val="NoSpacing"/>
        <w:rPr>
          <w:rFonts w:ascii="Times New Roman" w:eastAsia="Times New Roman" w:hAnsi="Times New Roman" w:cs="Times New Roman"/>
          <w:b/>
          <w:color w:val="000000"/>
          <w:sz w:val="28"/>
          <w:szCs w:val="28"/>
        </w:rPr>
      </w:pPr>
      <w:proofErr w:type="gramStart"/>
      <w:r w:rsidRPr="003B1977">
        <w:rPr>
          <w:rFonts w:ascii="Times New Roman" w:eastAsia="Times New Roman" w:hAnsi="Times New Roman" w:cs="Times New Roman"/>
          <w:b/>
          <w:color w:val="000000"/>
          <w:sz w:val="28"/>
          <w:szCs w:val="28"/>
        </w:rPr>
        <w:t>Q .How can I pass a parameter with space to a pig script?</w:t>
      </w:r>
      <w:proofErr w:type="gramEnd"/>
    </w:p>
    <w:tbl>
      <w:tblPr>
        <w:tblW w:w="10553" w:type="dxa"/>
        <w:tblCellSpacing w:w="0" w:type="dxa"/>
        <w:tblCellMar>
          <w:left w:w="0" w:type="dxa"/>
          <w:right w:w="0" w:type="dxa"/>
        </w:tblCellMar>
        <w:tblLook w:val="04A0"/>
      </w:tblPr>
      <w:tblGrid>
        <w:gridCol w:w="10553"/>
      </w:tblGrid>
      <w:tr w:rsidR="00DE58B3" w:rsidRPr="003B1977" w:rsidTr="003446B8">
        <w:trPr>
          <w:tblCellSpacing w:w="0" w:type="dxa"/>
        </w:trPr>
        <w:tc>
          <w:tcPr>
            <w:tcW w:w="10553" w:type="dxa"/>
            <w:shd w:val="clear" w:color="auto" w:fill="FFFFFF"/>
            <w:vAlign w:val="center"/>
            <w:hideMark/>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Following should work</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-p "NAME='Firstname Lastname'"</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-p "NAME=Firstname\ Lastname"</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Following are incorrect</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-p "NAME=Firstname Lastname"</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-p NAME="Firstname Lastname"</w:t>
            </w:r>
          </w:p>
        </w:tc>
      </w:tr>
    </w:tbl>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No labels</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Style w:val="Strong"/>
          <w:rFonts w:ascii="Times New Roman" w:hAnsi="Times New Roman" w:cs="Times New Roman"/>
          <w:color w:val="000000"/>
          <w:sz w:val="28"/>
          <w:szCs w:val="28"/>
        </w:rPr>
        <w:lastRenderedPageBreak/>
        <w:t xml:space="preserve">Q .What </w:t>
      </w:r>
      <w:proofErr w:type="gramStart"/>
      <w:r w:rsidRPr="003B1977">
        <w:rPr>
          <w:rStyle w:val="Strong"/>
          <w:rFonts w:ascii="Times New Roman" w:hAnsi="Times New Roman" w:cs="Times New Roman"/>
          <w:color w:val="000000"/>
          <w:sz w:val="28"/>
          <w:szCs w:val="28"/>
        </w:rPr>
        <w:t>are</w:t>
      </w:r>
      <w:proofErr w:type="gramEnd"/>
      <w:r w:rsidRPr="003B1977">
        <w:rPr>
          <w:rStyle w:val="Strong"/>
          <w:rFonts w:ascii="Times New Roman" w:hAnsi="Times New Roman" w:cs="Times New Roman"/>
          <w:color w:val="000000"/>
          <w:sz w:val="28"/>
          <w:szCs w:val="28"/>
        </w:rPr>
        <w:t xml:space="preserve"> the scalar datatypes in pig?</w:t>
      </w:r>
      <w:r w:rsidRPr="003B1977">
        <w:rPr>
          <w:rFonts w:ascii="Times New Roman" w:hAnsi="Times New Roman" w:cs="Times New Roman"/>
          <w:color w:val="000000"/>
          <w:sz w:val="28"/>
          <w:szCs w:val="28"/>
        </w:rPr>
        <w:br/>
      </w:r>
      <w:proofErr w:type="gramStart"/>
      <w:r w:rsidRPr="003B1977">
        <w:rPr>
          <w:rFonts w:ascii="Times New Roman" w:hAnsi="Times New Roman" w:cs="Times New Roman"/>
          <w:sz w:val="28"/>
          <w:szCs w:val="28"/>
        </w:rPr>
        <w:t>scalar</w:t>
      </w:r>
      <w:proofErr w:type="gramEnd"/>
      <w:r w:rsidRPr="003B1977">
        <w:rPr>
          <w:rFonts w:ascii="Times New Roman" w:hAnsi="Times New Roman" w:cs="Times New Roman"/>
          <w:sz w:val="28"/>
          <w:szCs w:val="28"/>
        </w:rPr>
        <w:t xml:space="preserve">       datatype</w:t>
      </w:r>
      <w:r w:rsidRPr="003B1977">
        <w:rPr>
          <w:rFonts w:ascii="Times New Roman" w:hAnsi="Times New Roman" w:cs="Times New Roman"/>
          <w:sz w:val="28"/>
          <w:szCs w:val="28"/>
        </w:rPr>
        <w:br/>
        <w:t>int            -4bytes,</w:t>
      </w:r>
      <w:r w:rsidRPr="003B1977">
        <w:rPr>
          <w:rFonts w:ascii="Times New Roman" w:hAnsi="Times New Roman" w:cs="Times New Roman"/>
          <w:sz w:val="28"/>
          <w:szCs w:val="28"/>
        </w:rPr>
        <w:br/>
        <w:t>float         -4bytes,</w:t>
      </w:r>
      <w:r w:rsidRPr="003B1977">
        <w:rPr>
          <w:rFonts w:ascii="Times New Roman" w:hAnsi="Times New Roman" w:cs="Times New Roman"/>
          <w:sz w:val="28"/>
          <w:szCs w:val="28"/>
        </w:rPr>
        <w:br/>
        <w:t>double     -8bytes,</w:t>
      </w:r>
      <w:r w:rsidRPr="003B1977">
        <w:rPr>
          <w:rFonts w:ascii="Times New Roman" w:hAnsi="Times New Roman" w:cs="Times New Roman"/>
          <w:sz w:val="28"/>
          <w:szCs w:val="28"/>
        </w:rPr>
        <w:br/>
        <w:t>long         -8bytes,</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chararray</w:t>
      </w:r>
      <w:proofErr w:type="gramEnd"/>
      <w:r w:rsidRPr="003B1977">
        <w:rPr>
          <w:rFonts w:ascii="Times New Roman" w:hAnsi="Times New Roman" w:cs="Times New Roman"/>
          <w:sz w:val="28"/>
          <w:szCs w:val="28"/>
        </w:rPr>
        <w:t>,</w:t>
      </w:r>
      <w:r w:rsidRPr="003B1977">
        <w:rPr>
          <w:rFonts w:ascii="Times New Roman" w:hAnsi="Times New Roman" w:cs="Times New Roman"/>
          <w:sz w:val="28"/>
          <w:szCs w:val="28"/>
        </w:rPr>
        <w:br/>
        <w:t>bytearray</w:t>
      </w:r>
    </w:p>
    <w:p w:rsidR="003446B8" w:rsidRDefault="003446B8" w:rsidP="00DE58B3">
      <w:pPr>
        <w:pStyle w:val="NoSpacing"/>
        <w:rPr>
          <w:rStyle w:val="Strong"/>
          <w:rFonts w:ascii="Times New Roman" w:hAnsi="Times New Roman" w:cs="Times New Roman"/>
          <w:color w:val="000000"/>
          <w:sz w:val="28"/>
          <w:szCs w:val="28"/>
        </w:rPr>
      </w:pPr>
    </w:p>
    <w:p w:rsidR="00DE58B3" w:rsidRPr="003B1977" w:rsidRDefault="00DE58B3" w:rsidP="00DE58B3">
      <w:pPr>
        <w:pStyle w:val="NoSpacing"/>
        <w:rPr>
          <w:rStyle w:val="Strong"/>
          <w:rFonts w:ascii="Times New Roman" w:hAnsi="Times New Roman" w:cs="Times New Roman"/>
          <w:color w:val="000000"/>
          <w:sz w:val="28"/>
          <w:szCs w:val="28"/>
        </w:rPr>
      </w:pPr>
      <w:r w:rsidRPr="003B1977">
        <w:rPr>
          <w:rStyle w:val="Strong"/>
          <w:rFonts w:ascii="Times New Roman" w:hAnsi="Times New Roman" w:cs="Times New Roman"/>
          <w:color w:val="000000"/>
          <w:sz w:val="28"/>
          <w:szCs w:val="28"/>
        </w:rPr>
        <w:t xml:space="preserve">Q .What </w:t>
      </w:r>
      <w:proofErr w:type="gramStart"/>
      <w:r w:rsidRPr="003B1977">
        <w:rPr>
          <w:rStyle w:val="Strong"/>
          <w:rFonts w:ascii="Times New Roman" w:hAnsi="Times New Roman" w:cs="Times New Roman"/>
          <w:color w:val="000000"/>
          <w:sz w:val="28"/>
          <w:szCs w:val="28"/>
        </w:rPr>
        <w:t>are</w:t>
      </w:r>
      <w:proofErr w:type="gramEnd"/>
      <w:r w:rsidRPr="003B1977">
        <w:rPr>
          <w:rStyle w:val="Strong"/>
          <w:rFonts w:ascii="Times New Roman" w:hAnsi="Times New Roman" w:cs="Times New Roman"/>
          <w:color w:val="000000"/>
          <w:sz w:val="28"/>
          <w:szCs w:val="28"/>
        </w:rPr>
        <w:t xml:space="preserve"> the complex datatypes in pig?</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b/>
          <w:bCs/>
          <w:sz w:val="28"/>
          <w:szCs w:val="28"/>
        </w:rPr>
        <w:t>map</w:t>
      </w:r>
      <w:proofErr w:type="gramEnd"/>
      <w:r w:rsidRPr="003B1977">
        <w:rPr>
          <w:rFonts w:ascii="Times New Roman" w:hAnsi="Times New Roman" w:cs="Times New Roman"/>
          <w:b/>
          <w:bCs/>
          <w:sz w:val="28"/>
          <w:szCs w:val="28"/>
        </w:rPr>
        <w:t>:</w:t>
      </w:r>
      <w:r w:rsidRPr="003B1977">
        <w:rPr>
          <w:rFonts w:ascii="Times New Roman" w:hAnsi="Times New Roman" w:cs="Times New Roman"/>
          <w:sz w:val="28"/>
          <w:szCs w:val="28"/>
        </w:rPr>
        <w:br/>
        <w:t>map in pig is chararray to data element mapping where element have pig data type including complex data type.</w:t>
      </w:r>
      <w:r w:rsidRPr="003B1977">
        <w:rPr>
          <w:rFonts w:ascii="Times New Roman" w:hAnsi="Times New Roman" w:cs="Times New Roman"/>
          <w:sz w:val="28"/>
          <w:szCs w:val="28"/>
        </w:rPr>
        <w:br/>
      </w:r>
      <w:proofErr w:type="gramStart"/>
      <w:r w:rsidRPr="003B1977">
        <w:rPr>
          <w:rFonts w:ascii="Times New Roman" w:hAnsi="Times New Roman" w:cs="Times New Roman"/>
          <w:sz w:val="28"/>
          <w:szCs w:val="28"/>
        </w:rPr>
        <w:t>example</w:t>
      </w:r>
      <w:proofErr w:type="gramEnd"/>
      <w:r w:rsidRPr="003B1977">
        <w:rPr>
          <w:rFonts w:ascii="Times New Roman" w:hAnsi="Times New Roman" w:cs="Times New Roman"/>
          <w:sz w:val="28"/>
          <w:szCs w:val="28"/>
        </w:rPr>
        <w:t xml:space="preserve"> of map  [‘city’#’hyd’,’pin’#500086]</w:t>
      </w:r>
      <w:r w:rsidRPr="003B1977">
        <w:rPr>
          <w:rFonts w:ascii="Times New Roman" w:hAnsi="Times New Roman" w:cs="Times New Roman"/>
          <w:sz w:val="28"/>
          <w:szCs w:val="28"/>
        </w:rPr>
        <w:br/>
        <w:t>the above example city and pin are data elements(key) mapping to values</w:t>
      </w:r>
      <w:r w:rsidRPr="003B1977">
        <w:rPr>
          <w:rFonts w:ascii="Times New Roman" w:hAnsi="Times New Roman" w:cs="Times New Roman"/>
          <w:sz w:val="28"/>
          <w:szCs w:val="28"/>
        </w:rPr>
        <w:br/>
      </w:r>
      <w:r w:rsidRPr="003B1977">
        <w:rPr>
          <w:rFonts w:ascii="Times New Roman" w:hAnsi="Times New Roman" w:cs="Times New Roman"/>
          <w:b/>
          <w:bCs/>
          <w:sz w:val="28"/>
          <w:szCs w:val="28"/>
        </w:rPr>
        <w:t>tuple:</w:t>
      </w:r>
      <w:r w:rsidRPr="003B1977">
        <w:rPr>
          <w:rFonts w:ascii="Times New Roman" w:hAnsi="Times New Roman" w:cs="Times New Roman"/>
          <w:sz w:val="28"/>
          <w:szCs w:val="28"/>
        </w:rPr>
        <w:br/>
        <w:t>tuple have fixed length and it have collection datatypes.tuple containing multiple fields and also tuples are ordered.</w:t>
      </w:r>
      <w:r w:rsidRPr="003B1977">
        <w:rPr>
          <w:rFonts w:ascii="Times New Roman" w:hAnsi="Times New Roman" w:cs="Times New Roman"/>
          <w:sz w:val="28"/>
          <w:szCs w:val="28"/>
        </w:rPr>
        <w:br/>
      </w:r>
      <w:proofErr w:type="gramStart"/>
      <w:r w:rsidRPr="003B1977">
        <w:rPr>
          <w:rFonts w:ascii="Times New Roman" w:hAnsi="Times New Roman" w:cs="Times New Roman"/>
          <w:sz w:val="28"/>
          <w:szCs w:val="28"/>
        </w:rPr>
        <w:t>example</w:t>
      </w:r>
      <w:proofErr w:type="gramEnd"/>
      <w:r w:rsidRPr="003B1977">
        <w:rPr>
          <w:rFonts w:ascii="Times New Roman" w:hAnsi="Times New Roman" w:cs="Times New Roman"/>
          <w:sz w:val="28"/>
          <w:szCs w:val="28"/>
        </w:rPr>
        <w:t>, (hyd,500086) which containing two fields.</w:t>
      </w:r>
      <w:r w:rsidRPr="003B1977">
        <w:rPr>
          <w:rFonts w:ascii="Times New Roman" w:hAnsi="Times New Roman" w:cs="Times New Roman"/>
          <w:sz w:val="28"/>
          <w:szCs w:val="28"/>
        </w:rPr>
        <w:br/>
      </w:r>
      <w:proofErr w:type="gramStart"/>
      <w:r w:rsidRPr="003B1977">
        <w:rPr>
          <w:rFonts w:ascii="Times New Roman" w:hAnsi="Times New Roman" w:cs="Times New Roman"/>
          <w:b/>
          <w:bCs/>
          <w:sz w:val="28"/>
          <w:szCs w:val="28"/>
        </w:rPr>
        <w:t>bag</w:t>
      </w:r>
      <w:proofErr w:type="gramEnd"/>
      <w:r w:rsidRPr="003B1977">
        <w:rPr>
          <w:rFonts w:ascii="Times New Roman" w:hAnsi="Times New Roman" w:cs="Times New Roman"/>
          <w:b/>
          <w:bCs/>
          <w:sz w:val="28"/>
          <w:szCs w:val="28"/>
        </w:rPr>
        <w:t>:</w:t>
      </w:r>
      <w:r w:rsidRPr="003B1977">
        <w:rPr>
          <w:rFonts w:ascii="Times New Roman" w:hAnsi="Times New Roman" w:cs="Times New Roman"/>
          <w:sz w:val="28"/>
          <w:szCs w:val="28"/>
        </w:rPr>
        <w:br/>
        <w:t>A bag containing collection of tuples which are unordered,Bag constants are constructed using braces, with tuples in the bag separated by com-</w:t>
      </w:r>
      <w:r w:rsidRPr="003B1977">
        <w:rPr>
          <w:rFonts w:ascii="Times New Roman" w:hAnsi="Times New Roman" w:cs="Times New Roman"/>
          <w:sz w:val="28"/>
          <w:szCs w:val="28"/>
        </w:rPr>
        <w:br/>
        <w:t>mas. For example, {(‘hyd’, 500086), (‘chennai’, 510071), (‘bombay’, 500185)}</w:t>
      </w:r>
    </w:p>
    <w:p w:rsidR="003446B8" w:rsidRDefault="003446B8" w:rsidP="00DE58B3">
      <w:pPr>
        <w:pStyle w:val="NoSpacing"/>
        <w:rPr>
          <w:rStyle w:val="Strong"/>
          <w:rFonts w:ascii="Times New Roman" w:hAnsi="Times New Roman" w:cs="Times New Roman"/>
          <w:color w:val="000000"/>
          <w:sz w:val="28"/>
          <w:szCs w:val="28"/>
        </w:rPr>
      </w:pPr>
    </w:p>
    <w:p w:rsidR="00DE58B3" w:rsidRPr="003B1977" w:rsidRDefault="00DE58B3" w:rsidP="00DE58B3">
      <w:pPr>
        <w:pStyle w:val="NoSpacing"/>
        <w:rPr>
          <w:rStyle w:val="Strong"/>
          <w:rFonts w:ascii="Times New Roman" w:hAnsi="Times New Roman" w:cs="Times New Roman"/>
          <w:color w:val="000000"/>
          <w:sz w:val="28"/>
          <w:szCs w:val="28"/>
        </w:rPr>
      </w:pPr>
      <w:r w:rsidRPr="003B1977">
        <w:rPr>
          <w:rStyle w:val="Strong"/>
          <w:rFonts w:ascii="Times New Roman" w:hAnsi="Times New Roman" w:cs="Times New Roman"/>
          <w:color w:val="000000"/>
          <w:sz w:val="28"/>
          <w:szCs w:val="28"/>
        </w:rPr>
        <w:t xml:space="preserve">Q .what </w:t>
      </w:r>
      <w:proofErr w:type="gramStart"/>
      <w:r w:rsidRPr="003B1977">
        <w:rPr>
          <w:rStyle w:val="Strong"/>
          <w:rFonts w:ascii="Times New Roman" w:hAnsi="Times New Roman" w:cs="Times New Roman"/>
          <w:color w:val="000000"/>
          <w:sz w:val="28"/>
          <w:szCs w:val="28"/>
        </w:rPr>
        <w:t>are</w:t>
      </w:r>
      <w:proofErr w:type="gramEnd"/>
      <w:r w:rsidRPr="003B1977">
        <w:rPr>
          <w:rStyle w:val="Strong"/>
          <w:rFonts w:ascii="Times New Roman" w:hAnsi="Times New Roman" w:cs="Times New Roman"/>
          <w:color w:val="000000"/>
          <w:sz w:val="28"/>
          <w:szCs w:val="28"/>
        </w:rPr>
        <w:t xml:space="preserve"> relational operations in pig latin?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They are</w:t>
      </w:r>
      <w:r w:rsidRPr="003B1977">
        <w:rPr>
          <w:rFonts w:ascii="Times New Roman" w:hAnsi="Times New Roman" w:cs="Times New Roman"/>
          <w:sz w:val="28"/>
          <w:szCs w:val="28"/>
        </w:rPr>
        <w:br/>
        <w:t>a</w:t>
      </w:r>
      <w:proofErr w:type="gramStart"/>
      <w:r w:rsidRPr="003B1977">
        <w:rPr>
          <w:rFonts w:ascii="Times New Roman" w:hAnsi="Times New Roman" w:cs="Times New Roman"/>
          <w:sz w:val="28"/>
          <w:szCs w:val="28"/>
        </w:rPr>
        <w:t>)for</w:t>
      </w:r>
      <w:proofErr w:type="gramEnd"/>
      <w:r w:rsidRPr="003B1977">
        <w:rPr>
          <w:rFonts w:ascii="Times New Roman" w:hAnsi="Times New Roman" w:cs="Times New Roman"/>
          <w:sz w:val="28"/>
          <w:szCs w:val="28"/>
        </w:rPr>
        <w:t xml:space="preserve"> each</w:t>
      </w:r>
      <w:r w:rsidRPr="003B1977">
        <w:rPr>
          <w:rFonts w:ascii="Times New Roman" w:hAnsi="Times New Roman" w:cs="Times New Roman"/>
          <w:sz w:val="28"/>
          <w:szCs w:val="28"/>
        </w:rPr>
        <w:br/>
        <w:t>b)order by</w:t>
      </w:r>
      <w:r w:rsidRPr="003B1977">
        <w:rPr>
          <w:rFonts w:ascii="Times New Roman" w:hAnsi="Times New Roman" w:cs="Times New Roman"/>
          <w:sz w:val="28"/>
          <w:szCs w:val="28"/>
        </w:rPr>
        <w:br/>
        <w:t>c)filters</w:t>
      </w:r>
      <w:r w:rsidRPr="003B1977">
        <w:rPr>
          <w:rFonts w:ascii="Times New Roman" w:hAnsi="Times New Roman" w:cs="Times New Roman"/>
          <w:sz w:val="28"/>
          <w:szCs w:val="28"/>
        </w:rPr>
        <w:br/>
        <w:t>d)group</w:t>
      </w:r>
      <w:r w:rsidRPr="003B1977">
        <w:rPr>
          <w:rFonts w:ascii="Times New Roman" w:hAnsi="Times New Roman" w:cs="Times New Roman"/>
          <w:sz w:val="28"/>
          <w:szCs w:val="28"/>
        </w:rPr>
        <w:br/>
        <w:t>e)distinct</w:t>
      </w:r>
      <w:r w:rsidRPr="003B1977">
        <w:rPr>
          <w:rFonts w:ascii="Times New Roman" w:hAnsi="Times New Roman" w:cs="Times New Roman"/>
          <w:sz w:val="28"/>
          <w:szCs w:val="28"/>
        </w:rPr>
        <w:br/>
        <w:t>f)join</w:t>
      </w:r>
      <w:r w:rsidRPr="003B1977">
        <w:rPr>
          <w:rFonts w:ascii="Times New Roman" w:hAnsi="Times New Roman" w:cs="Times New Roman"/>
          <w:sz w:val="28"/>
          <w:szCs w:val="28"/>
        </w:rPr>
        <w:br/>
        <w:t>g)limit</w:t>
      </w:r>
    </w:p>
    <w:p w:rsidR="00DE58B3" w:rsidRDefault="00DE58B3" w:rsidP="00DE58B3">
      <w:pPr>
        <w:pStyle w:val="NoSpacing"/>
        <w:rPr>
          <w:rFonts w:ascii="Times New Roman" w:hAnsi="Times New Roman" w:cs="Times New Roman"/>
          <w:sz w:val="28"/>
          <w:szCs w:val="28"/>
        </w:rPr>
      </w:pPr>
    </w:p>
    <w:p w:rsidR="00A360BD" w:rsidRDefault="00A360BD" w:rsidP="00DE58B3">
      <w:pPr>
        <w:pStyle w:val="NoSpacing"/>
        <w:rPr>
          <w:rFonts w:ascii="Times New Roman" w:hAnsi="Times New Roman" w:cs="Times New Roman"/>
          <w:sz w:val="28"/>
          <w:szCs w:val="28"/>
        </w:rPr>
      </w:pPr>
    </w:p>
    <w:p w:rsidR="00A360BD" w:rsidRDefault="00A360BD" w:rsidP="00DE58B3">
      <w:pPr>
        <w:pStyle w:val="NoSpacing"/>
        <w:rPr>
          <w:rFonts w:ascii="Times New Roman" w:hAnsi="Times New Roman" w:cs="Times New Roman"/>
          <w:sz w:val="28"/>
          <w:szCs w:val="28"/>
        </w:rPr>
      </w:pPr>
    </w:p>
    <w:p w:rsidR="00A360BD" w:rsidRDefault="00A360BD" w:rsidP="00DE58B3">
      <w:pPr>
        <w:pStyle w:val="NoSpacing"/>
        <w:rPr>
          <w:rFonts w:ascii="Times New Roman" w:hAnsi="Times New Roman" w:cs="Times New Roman"/>
          <w:sz w:val="28"/>
          <w:szCs w:val="28"/>
        </w:rPr>
      </w:pPr>
    </w:p>
    <w:p w:rsidR="00A360BD" w:rsidRDefault="00A360BD" w:rsidP="00DE58B3">
      <w:pPr>
        <w:pStyle w:val="NoSpacing"/>
        <w:rPr>
          <w:rFonts w:ascii="Times New Roman" w:hAnsi="Times New Roman" w:cs="Times New Roman"/>
          <w:sz w:val="28"/>
          <w:szCs w:val="28"/>
        </w:rPr>
      </w:pPr>
    </w:p>
    <w:p w:rsidR="00A360BD" w:rsidRDefault="00A360BD" w:rsidP="00DE58B3">
      <w:pPr>
        <w:pStyle w:val="NoSpacing"/>
        <w:rPr>
          <w:rFonts w:ascii="Times New Roman" w:hAnsi="Times New Roman" w:cs="Times New Roman"/>
          <w:sz w:val="28"/>
          <w:szCs w:val="28"/>
        </w:rPr>
      </w:pPr>
    </w:p>
    <w:p w:rsidR="003446B8" w:rsidRPr="003B1977" w:rsidRDefault="003446B8"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color w:val="000000"/>
          <w:sz w:val="28"/>
          <w:szCs w:val="28"/>
        </w:rPr>
      </w:pPr>
      <w:r w:rsidRPr="003B1977">
        <w:rPr>
          <w:rStyle w:val="Strong"/>
          <w:rFonts w:ascii="Times New Roman" w:hAnsi="Times New Roman" w:cs="Times New Roman"/>
          <w:color w:val="000000"/>
          <w:sz w:val="28"/>
          <w:szCs w:val="28"/>
        </w:rPr>
        <w:lastRenderedPageBreak/>
        <w:t xml:space="preserve">Q. What Are Pig Data Type Implementation </w:t>
      </w:r>
      <w:proofErr w:type="gramStart"/>
      <w:r w:rsidRPr="003B1977">
        <w:rPr>
          <w:rStyle w:val="Strong"/>
          <w:rFonts w:ascii="Times New Roman" w:hAnsi="Times New Roman" w:cs="Times New Roman"/>
          <w:color w:val="000000"/>
          <w:sz w:val="28"/>
          <w:szCs w:val="28"/>
        </w:rPr>
        <w:t>Classes ?</w:t>
      </w:r>
      <w:proofErr w:type="gramEnd"/>
    </w:p>
    <w:p w:rsidR="00DE58B3" w:rsidRPr="003B1977" w:rsidRDefault="00DE58B3" w:rsidP="00DE58B3">
      <w:pPr>
        <w:pStyle w:val="NoSpacing"/>
        <w:rPr>
          <w:rFonts w:ascii="Times New Roman" w:hAnsi="Times New Roman" w:cs="Times New Roman"/>
          <w:color w:val="000000"/>
          <w:sz w:val="28"/>
          <w:szCs w:val="28"/>
        </w:rPr>
      </w:pPr>
      <w:r w:rsidRPr="003B1977">
        <w:rPr>
          <w:rFonts w:ascii="Times New Roman" w:hAnsi="Times New Roman" w:cs="Times New Roman"/>
          <w:noProof/>
          <w:color w:val="000000"/>
          <w:sz w:val="28"/>
          <w:szCs w:val="28"/>
        </w:rPr>
        <w:drawing>
          <wp:inline distT="0" distB="0" distL="0" distR="0">
            <wp:extent cx="2819400" cy="2219325"/>
            <wp:effectExtent l="19050" t="0" r="0" b="0"/>
            <wp:docPr id="8" name="Picture 7" descr="pig-data-types-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g-data-types-implementation"/>
                    <pic:cNvPicPr>
                      <a:picLocks noChangeAspect="1" noChangeArrowheads="1"/>
                    </pic:cNvPicPr>
                  </pic:nvPicPr>
                  <pic:blipFill>
                    <a:blip r:embed="rId55"/>
                    <a:srcRect/>
                    <a:stretch>
                      <a:fillRect/>
                    </a:stretch>
                  </pic:blipFill>
                  <pic:spPr bwMode="auto">
                    <a:xfrm>
                      <a:off x="0" y="0"/>
                      <a:ext cx="2819400" cy="2219325"/>
                    </a:xfrm>
                    <a:prstGeom prst="rect">
                      <a:avLst/>
                    </a:prstGeom>
                    <a:noFill/>
                    <a:ln w="9525">
                      <a:noFill/>
                      <a:miter lim="800000"/>
                      <a:headEnd/>
                      <a:tailEnd/>
                    </a:ln>
                  </pic:spPr>
                </pic:pic>
              </a:graphicData>
            </a:graphic>
          </wp:inline>
        </w:drawing>
      </w:r>
    </w:p>
    <w:p w:rsidR="003446B8" w:rsidRDefault="003446B8" w:rsidP="00DE58B3">
      <w:pPr>
        <w:pStyle w:val="NoSpacing"/>
        <w:rPr>
          <w:rStyle w:val="Strong"/>
          <w:rFonts w:ascii="Times New Roman" w:hAnsi="Times New Roman" w:cs="Times New Roman"/>
          <w:color w:val="000000"/>
          <w:sz w:val="28"/>
          <w:szCs w:val="28"/>
        </w:rPr>
      </w:pPr>
    </w:p>
    <w:p w:rsidR="00DE58B3" w:rsidRPr="003B1977" w:rsidRDefault="00DE58B3" w:rsidP="00DE58B3">
      <w:pPr>
        <w:pStyle w:val="NoSpacing"/>
        <w:rPr>
          <w:rFonts w:ascii="Times New Roman" w:hAnsi="Times New Roman" w:cs="Times New Roman"/>
          <w:color w:val="000000"/>
          <w:sz w:val="28"/>
          <w:szCs w:val="28"/>
        </w:rPr>
      </w:pPr>
      <w:r w:rsidRPr="003B1977">
        <w:rPr>
          <w:rStyle w:val="Strong"/>
          <w:rFonts w:ascii="Times New Roman" w:hAnsi="Times New Roman" w:cs="Times New Roman"/>
          <w:color w:val="000000"/>
          <w:sz w:val="28"/>
          <w:szCs w:val="28"/>
        </w:rPr>
        <w:t xml:space="preserve">Q. Pig Data Type Vs Java Data </w:t>
      </w:r>
      <w:proofErr w:type="gramStart"/>
      <w:r w:rsidRPr="003B1977">
        <w:rPr>
          <w:rStyle w:val="Strong"/>
          <w:rFonts w:ascii="Times New Roman" w:hAnsi="Times New Roman" w:cs="Times New Roman"/>
          <w:color w:val="000000"/>
          <w:sz w:val="28"/>
          <w:szCs w:val="28"/>
        </w:rPr>
        <w:t>Type ?</w:t>
      </w:r>
      <w:proofErr w:type="gramEnd"/>
    </w:p>
    <w:p w:rsidR="00DE58B3" w:rsidRPr="003B1977" w:rsidRDefault="00DE58B3" w:rsidP="00DE58B3">
      <w:pPr>
        <w:pStyle w:val="NoSpacing"/>
        <w:rPr>
          <w:rFonts w:ascii="Times New Roman" w:hAnsi="Times New Roman" w:cs="Times New Roman"/>
          <w:color w:val="000000"/>
          <w:sz w:val="28"/>
          <w:szCs w:val="28"/>
        </w:rPr>
      </w:pPr>
      <w:r w:rsidRPr="003B1977">
        <w:rPr>
          <w:rFonts w:ascii="Times New Roman" w:hAnsi="Times New Roman" w:cs="Times New Roman"/>
          <w:noProof/>
          <w:color w:val="000000"/>
          <w:sz w:val="28"/>
          <w:szCs w:val="28"/>
        </w:rPr>
        <w:drawing>
          <wp:inline distT="0" distB="0" distL="0" distR="0">
            <wp:extent cx="2733675" cy="2171700"/>
            <wp:effectExtent l="19050" t="0" r="9525" b="0"/>
            <wp:docPr id="9" name="Picture 9" descr="Pig-vs-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g-vs-java"/>
                    <pic:cNvPicPr>
                      <a:picLocks noChangeAspect="1" noChangeArrowheads="1"/>
                    </pic:cNvPicPr>
                  </pic:nvPicPr>
                  <pic:blipFill>
                    <a:blip r:embed="rId56"/>
                    <a:srcRect/>
                    <a:stretch>
                      <a:fillRect/>
                    </a:stretch>
                  </pic:blipFill>
                  <pic:spPr bwMode="auto">
                    <a:xfrm>
                      <a:off x="0" y="0"/>
                      <a:ext cx="2733675" cy="2171700"/>
                    </a:xfrm>
                    <a:prstGeom prst="rect">
                      <a:avLst/>
                    </a:prstGeom>
                    <a:noFill/>
                    <a:ln w="9525">
                      <a:noFill/>
                      <a:miter lim="800000"/>
                      <a:headEnd/>
                      <a:tailEnd/>
                    </a:ln>
                  </pic:spPr>
                </pic:pic>
              </a:graphicData>
            </a:graphic>
          </wp:inline>
        </w:drawing>
      </w:r>
    </w:p>
    <w:p w:rsidR="003446B8" w:rsidRDefault="003446B8" w:rsidP="00DE58B3">
      <w:pPr>
        <w:pStyle w:val="NoSpacing"/>
        <w:rPr>
          <w:rFonts w:ascii="Times New Roman" w:hAnsi="Times New Roman" w:cs="Times New Roman"/>
          <w:b/>
          <w:color w:val="000000"/>
          <w:sz w:val="28"/>
          <w:szCs w:val="28"/>
        </w:rPr>
      </w:pPr>
    </w:p>
    <w:p w:rsidR="00DE58B3" w:rsidRPr="003B1977" w:rsidRDefault="00DE58B3" w:rsidP="00DE58B3">
      <w:pPr>
        <w:pStyle w:val="NoSpacing"/>
        <w:rPr>
          <w:rFonts w:ascii="Times New Roman" w:hAnsi="Times New Roman" w:cs="Times New Roman"/>
          <w:b/>
          <w:color w:val="000000"/>
          <w:sz w:val="28"/>
          <w:szCs w:val="28"/>
        </w:rPr>
      </w:pPr>
      <w:r w:rsidRPr="003B1977">
        <w:rPr>
          <w:rFonts w:ascii="Times New Roman" w:hAnsi="Times New Roman" w:cs="Times New Roman"/>
          <w:b/>
          <w:color w:val="000000"/>
          <w:sz w:val="28"/>
          <w:szCs w:val="28"/>
        </w:rPr>
        <w:t>Q.Difference between PIG and RDBMS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RDBMSs store data in tables, with tightly predefined schemas. Pig is more relaxed about</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the</w:t>
      </w:r>
      <w:proofErr w:type="gramEnd"/>
      <w:r w:rsidRPr="003B1977">
        <w:rPr>
          <w:rFonts w:ascii="Times New Roman" w:hAnsi="Times New Roman" w:cs="Times New Roman"/>
          <w:sz w:val="28"/>
          <w:szCs w:val="28"/>
        </w:rPr>
        <w:t xml:space="preserve"> data that it processes: you can define a schema at runtime, but it’s optional.</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In </w:t>
      </w:r>
      <w:proofErr w:type="gramStart"/>
      <w:r w:rsidRPr="003B1977">
        <w:rPr>
          <w:rFonts w:ascii="Times New Roman" w:hAnsi="Times New Roman" w:cs="Times New Roman"/>
          <w:sz w:val="28"/>
          <w:szCs w:val="28"/>
        </w:rPr>
        <w:t>RDBMS :</w:t>
      </w:r>
      <w:proofErr w:type="gramEnd"/>
      <w:r w:rsidRPr="003B1977">
        <w:rPr>
          <w:rFonts w:ascii="Times New Roman" w:hAnsi="Times New Roman" w:cs="Times New Roman"/>
          <w:sz w:val="28"/>
          <w:szCs w:val="28"/>
        </w:rPr>
        <w:t xml:space="preserve"> there is no data import process to load the data into the RDBMS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provides a built-in load function for this format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Pig supports nested data structures and uses UDFs and streaming operators integrated with the </w:t>
      </w:r>
      <w:proofErr w:type="gramStart"/>
      <w:r w:rsidRPr="003B1977">
        <w:rPr>
          <w:rFonts w:ascii="Times New Roman" w:hAnsi="Times New Roman" w:cs="Times New Roman"/>
          <w:sz w:val="28"/>
          <w:szCs w:val="28"/>
        </w:rPr>
        <w:t>language  whereas</w:t>
      </w:r>
      <w:proofErr w:type="gramEnd"/>
      <w:r w:rsidRPr="003B1977">
        <w:rPr>
          <w:rFonts w:ascii="Times New Roman" w:hAnsi="Times New Roman" w:cs="Times New Roman"/>
          <w:sz w:val="28"/>
          <w:szCs w:val="28"/>
        </w:rPr>
        <w:t xml:space="preserve"> SQL is for only flatter data structures</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b/>
          <w:sz w:val="28"/>
          <w:szCs w:val="28"/>
        </w:rPr>
        <w:t xml:space="preserve">Q.MapReduce mode in Pig: </w:t>
      </w:r>
      <w:r w:rsidRPr="003B1977">
        <w:rPr>
          <w:rFonts w:ascii="Times New Roman" w:hAnsi="Times New Roman" w:cs="Times New Roman"/>
          <w:sz w:val="28"/>
          <w:szCs w:val="28"/>
        </w:rPr>
        <w:t xml:space="preserve"> MapReduce mode (with a fully distributed cluster</w:t>
      </w:r>
      <w:proofErr w:type="gramStart"/>
      <w:r w:rsidRPr="003B1977">
        <w:rPr>
          <w:rFonts w:ascii="Times New Roman" w:hAnsi="Times New Roman" w:cs="Times New Roman"/>
          <w:sz w:val="28"/>
          <w:szCs w:val="28"/>
        </w:rPr>
        <w:t>)  we</w:t>
      </w:r>
      <w:proofErr w:type="gramEnd"/>
      <w:r w:rsidRPr="003B1977">
        <w:rPr>
          <w:rFonts w:ascii="Times New Roman" w:hAnsi="Times New Roman" w:cs="Times New Roman"/>
          <w:sz w:val="28"/>
          <w:szCs w:val="28"/>
        </w:rPr>
        <w:t xml:space="preserve"> use, when we want to run Pig on</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large</w:t>
      </w:r>
      <w:proofErr w:type="gramEnd"/>
      <w:r w:rsidRPr="003B1977">
        <w:rPr>
          <w:rFonts w:ascii="Times New Roman" w:hAnsi="Times New Roman" w:cs="Times New Roman"/>
          <w:sz w:val="28"/>
          <w:szCs w:val="28"/>
        </w:rPr>
        <w:t xml:space="preserve"> datasets.</w:t>
      </w:r>
    </w:p>
    <w:p w:rsidR="00DE58B3" w:rsidRPr="003B1977" w:rsidRDefault="00DE58B3" w:rsidP="00DE58B3">
      <w:pPr>
        <w:pStyle w:val="NoSpacing"/>
        <w:rPr>
          <w:rFonts w:ascii="Times New Roman" w:hAnsi="Times New Roman" w:cs="Times New Roman"/>
          <w:b/>
          <w:sz w:val="28"/>
          <w:szCs w:val="28"/>
        </w:rPr>
      </w:pPr>
    </w:p>
    <w:p w:rsidR="003446B8" w:rsidRDefault="003446B8"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lastRenderedPageBreak/>
        <w:t>Q.PIG in embedded mode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Embedded Pig programs always run in a JVM, so for Python and Java-</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Script you use the pig command followed by the name of your script,</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and</w:t>
      </w:r>
      <w:proofErr w:type="gramEnd"/>
      <w:r w:rsidRPr="003B1977">
        <w:rPr>
          <w:rFonts w:ascii="Times New Roman" w:hAnsi="Times New Roman" w:cs="Times New Roman"/>
          <w:sz w:val="28"/>
          <w:szCs w:val="28"/>
        </w:rPr>
        <w:t xml:space="preserve"> the appropriate Java scripting engine will be selected (Jython for</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Python, Rhino for JavaScript).</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 xml:space="preserve">Q.what </w:t>
      </w:r>
      <w:proofErr w:type="gramStart"/>
      <w:r w:rsidRPr="003B1977">
        <w:rPr>
          <w:rFonts w:ascii="Times New Roman" w:hAnsi="Times New Roman" w:cs="Times New Roman"/>
          <w:b/>
          <w:sz w:val="28"/>
          <w:szCs w:val="28"/>
        </w:rPr>
        <w:t>are</w:t>
      </w:r>
      <w:proofErr w:type="gramEnd"/>
      <w:r w:rsidRPr="003B1977">
        <w:rPr>
          <w:rFonts w:ascii="Times New Roman" w:hAnsi="Times New Roman" w:cs="Times New Roman"/>
          <w:b/>
          <w:sz w:val="28"/>
          <w:szCs w:val="28"/>
        </w:rPr>
        <w:t xml:space="preserve"> the Operators in Pig:</w:t>
      </w: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Relational Operators:-</w:t>
      </w:r>
    </w:p>
    <w:tbl>
      <w:tblPr>
        <w:tblW w:w="0" w:type="auto"/>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tblPr>
      <w:tblGrid>
        <w:gridCol w:w="2088"/>
        <w:gridCol w:w="1656"/>
        <w:gridCol w:w="4464"/>
      </w:tblGrid>
      <w:tr w:rsidR="00DE58B3" w:rsidRPr="003B1977" w:rsidTr="002962A0">
        <w:tc>
          <w:tcPr>
            <w:tcW w:w="2088" w:type="dxa"/>
            <w:tcBorders>
              <w:top w:val="single" w:sz="8" w:space="0" w:color="F79646"/>
              <w:left w:val="single" w:sz="8" w:space="0" w:color="F79646"/>
              <w:bottom w:val="single" w:sz="1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r w:rsidRPr="003B1977">
              <w:rPr>
                <w:rFonts w:ascii="Times New Roman" w:eastAsia="Times New Roman" w:hAnsi="Times New Roman" w:cs="Times New Roman"/>
                <w:b/>
                <w:bCs/>
                <w:sz w:val="28"/>
                <w:szCs w:val="28"/>
              </w:rPr>
              <w:t xml:space="preserve">Category </w:t>
            </w:r>
          </w:p>
        </w:tc>
        <w:tc>
          <w:tcPr>
            <w:tcW w:w="1656" w:type="dxa"/>
            <w:tcBorders>
              <w:top w:val="single" w:sz="8" w:space="0" w:color="F79646"/>
              <w:left w:val="single" w:sz="8" w:space="0" w:color="F79646"/>
              <w:bottom w:val="single" w:sz="1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r w:rsidRPr="003B1977">
              <w:rPr>
                <w:rFonts w:ascii="Times New Roman" w:eastAsia="Times New Roman" w:hAnsi="Times New Roman" w:cs="Times New Roman"/>
                <w:b/>
                <w:bCs/>
                <w:sz w:val="28"/>
                <w:szCs w:val="28"/>
              </w:rPr>
              <w:t>Operator</w:t>
            </w:r>
          </w:p>
        </w:tc>
        <w:tc>
          <w:tcPr>
            <w:tcW w:w="4464" w:type="dxa"/>
            <w:tcBorders>
              <w:top w:val="single" w:sz="8" w:space="0" w:color="F79646"/>
              <w:left w:val="single" w:sz="8" w:space="0" w:color="F79646"/>
              <w:bottom w:val="single" w:sz="1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r w:rsidRPr="003B1977">
              <w:rPr>
                <w:rFonts w:ascii="Times New Roman" w:eastAsia="Times New Roman" w:hAnsi="Times New Roman" w:cs="Times New Roman"/>
                <w:b/>
                <w:bCs/>
                <w:sz w:val="28"/>
                <w:szCs w:val="28"/>
              </w:rPr>
              <w:t>Description</w:t>
            </w:r>
          </w:p>
        </w:tc>
      </w:tr>
      <w:tr w:rsidR="00DE58B3" w:rsidRPr="003B1977" w:rsidTr="002962A0">
        <w:tc>
          <w:tcPr>
            <w:tcW w:w="2088" w:type="dxa"/>
            <w:vMerge w:val="restart"/>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eastAsia="Times New Roman" w:hAnsi="Times New Roman" w:cs="Times New Roman"/>
                <w:b/>
                <w:bCs/>
                <w:sz w:val="28"/>
                <w:szCs w:val="28"/>
              </w:rPr>
            </w:pPr>
            <w:r w:rsidRPr="003B1977">
              <w:rPr>
                <w:rFonts w:ascii="Times New Roman" w:eastAsia="Times New Roman" w:hAnsi="Times New Roman" w:cs="Times New Roman"/>
                <w:b/>
                <w:bCs/>
                <w:sz w:val="28"/>
                <w:szCs w:val="28"/>
              </w:rPr>
              <w:t>Loading and Storing</w:t>
            </w:r>
          </w:p>
        </w:tc>
        <w:tc>
          <w:tcPr>
            <w:tcW w:w="1656"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LOAD</w:t>
            </w:r>
          </w:p>
        </w:tc>
        <w:tc>
          <w:tcPr>
            <w:tcW w:w="4464"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Loads data from the files ystem or other storage into a </w:t>
            </w:r>
          </w:p>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relation</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STORE</w:t>
            </w:r>
          </w:p>
        </w:tc>
        <w:tc>
          <w:tcPr>
            <w:tcW w:w="4464"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Saves a relation to the file system or other storage</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DUMP</w:t>
            </w:r>
          </w:p>
        </w:tc>
        <w:tc>
          <w:tcPr>
            <w:tcW w:w="4464"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Prints a relation to the console</w:t>
            </w:r>
          </w:p>
        </w:tc>
      </w:tr>
      <w:tr w:rsidR="00DE58B3" w:rsidRPr="003B1977" w:rsidTr="002962A0">
        <w:tc>
          <w:tcPr>
            <w:tcW w:w="2088" w:type="dxa"/>
            <w:vMerge w:val="restart"/>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r w:rsidRPr="003B1977">
              <w:rPr>
                <w:rFonts w:ascii="Times New Roman" w:eastAsia="Times New Roman" w:hAnsi="Times New Roman" w:cs="Times New Roman"/>
                <w:b/>
                <w:bCs/>
                <w:sz w:val="28"/>
                <w:szCs w:val="28"/>
              </w:rPr>
              <w:t>Filtering</w:t>
            </w:r>
          </w:p>
        </w:tc>
        <w:tc>
          <w:tcPr>
            <w:tcW w:w="1656"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FILTER</w:t>
            </w:r>
          </w:p>
        </w:tc>
        <w:tc>
          <w:tcPr>
            <w:tcW w:w="4464"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Removes unwanted rows from a relation</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SAMPLE</w:t>
            </w:r>
          </w:p>
        </w:tc>
        <w:tc>
          <w:tcPr>
            <w:tcW w:w="4464"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Selects a random sample of a relation</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STREAM</w:t>
            </w:r>
          </w:p>
        </w:tc>
        <w:tc>
          <w:tcPr>
            <w:tcW w:w="4464"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Transforms a relation using an external program</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DISTINCT</w:t>
            </w:r>
          </w:p>
        </w:tc>
        <w:tc>
          <w:tcPr>
            <w:tcW w:w="4464"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Removes duplicate rows from a relation</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FOREACH...GENERATE </w:t>
            </w:r>
          </w:p>
        </w:tc>
        <w:tc>
          <w:tcPr>
            <w:tcW w:w="4464"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Adds or removes fields from a relation </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MAPREDUCE </w:t>
            </w:r>
          </w:p>
        </w:tc>
        <w:tc>
          <w:tcPr>
            <w:tcW w:w="4464"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Runs a Map Reduce job using a relation as input</w:t>
            </w:r>
          </w:p>
        </w:tc>
      </w:tr>
      <w:tr w:rsidR="00DE58B3" w:rsidRPr="003B1977" w:rsidTr="002962A0">
        <w:tc>
          <w:tcPr>
            <w:tcW w:w="2088" w:type="dxa"/>
            <w:vMerge w:val="restart"/>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r w:rsidRPr="003B1977">
              <w:rPr>
                <w:rFonts w:ascii="Times New Roman" w:eastAsia="Times New Roman" w:hAnsi="Times New Roman" w:cs="Times New Roman"/>
                <w:b/>
                <w:bCs/>
                <w:sz w:val="28"/>
                <w:szCs w:val="28"/>
              </w:rPr>
              <w:t>Grouping and joining</w:t>
            </w:r>
          </w:p>
        </w:tc>
        <w:tc>
          <w:tcPr>
            <w:tcW w:w="1656"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COGROUP </w:t>
            </w:r>
          </w:p>
        </w:tc>
        <w:tc>
          <w:tcPr>
            <w:tcW w:w="4464"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Groups the data in two or more relations</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GROUP </w:t>
            </w:r>
          </w:p>
        </w:tc>
        <w:tc>
          <w:tcPr>
            <w:tcW w:w="4464"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Groups the data in a single relation</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CROSS</w:t>
            </w:r>
          </w:p>
        </w:tc>
        <w:tc>
          <w:tcPr>
            <w:tcW w:w="4464"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Creates the cross-product of two or more relations</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ORDER</w:t>
            </w:r>
          </w:p>
        </w:tc>
        <w:tc>
          <w:tcPr>
            <w:tcW w:w="4464"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Sorts a relation by one or more fields</w:t>
            </w:r>
          </w:p>
        </w:tc>
      </w:tr>
      <w:tr w:rsidR="00DE58B3" w:rsidRPr="003B1977" w:rsidTr="002962A0">
        <w:tc>
          <w:tcPr>
            <w:tcW w:w="2088" w:type="dxa"/>
            <w:vMerge/>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LIMIT</w:t>
            </w:r>
          </w:p>
        </w:tc>
        <w:tc>
          <w:tcPr>
            <w:tcW w:w="4464"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Limits the size of a relation to a maximum number of tuples</w:t>
            </w:r>
          </w:p>
        </w:tc>
      </w:tr>
      <w:tr w:rsidR="00DE58B3" w:rsidRPr="003B1977" w:rsidTr="002962A0">
        <w:tc>
          <w:tcPr>
            <w:tcW w:w="2088"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eastAsia="Times New Roman" w:hAnsi="Times New Roman" w:cs="Times New Roman"/>
                <w:b/>
                <w:bCs/>
                <w:sz w:val="28"/>
                <w:szCs w:val="28"/>
              </w:rPr>
            </w:pPr>
            <w:r w:rsidRPr="003B1977">
              <w:rPr>
                <w:rFonts w:ascii="Times New Roman" w:eastAsia="Times New Roman" w:hAnsi="Times New Roman" w:cs="Times New Roman"/>
                <w:b/>
                <w:bCs/>
                <w:sz w:val="28"/>
                <w:szCs w:val="28"/>
              </w:rPr>
              <w:t>Combining and splitting</w:t>
            </w:r>
          </w:p>
        </w:tc>
        <w:tc>
          <w:tcPr>
            <w:tcW w:w="1656"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UNION</w:t>
            </w:r>
          </w:p>
        </w:tc>
        <w:tc>
          <w:tcPr>
            <w:tcW w:w="4464" w:type="dxa"/>
            <w:tcBorders>
              <w:top w:val="single" w:sz="8" w:space="0" w:color="F79646"/>
              <w:left w:val="single" w:sz="8" w:space="0" w:color="F79646"/>
              <w:bottom w:val="single" w:sz="8" w:space="0" w:color="F79646"/>
              <w:right w:val="single" w:sz="8" w:space="0" w:color="F79646"/>
            </w:tcBorders>
            <w:shd w:val="clear" w:color="auto" w:fill="FDE4D0"/>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Combines two or more relations into one</w:t>
            </w:r>
          </w:p>
        </w:tc>
      </w:tr>
      <w:tr w:rsidR="00DE58B3" w:rsidRPr="003B1977" w:rsidTr="002962A0">
        <w:tc>
          <w:tcPr>
            <w:tcW w:w="2088"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eastAsia="Times New Roman" w:hAnsi="Times New Roman" w:cs="Times New Roman"/>
                <w:b/>
                <w:bCs/>
                <w:sz w:val="28"/>
                <w:szCs w:val="28"/>
              </w:rPr>
            </w:pPr>
          </w:p>
        </w:tc>
        <w:tc>
          <w:tcPr>
            <w:tcW w:w="1656"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SPLIT </w:t>
            </w:r>
          </w:p>
        </w:tc>
        <w:tc>
          <w:tcPr>
            <w:tcW w:w="4464" w:type="dxa"/>
            <w:tcBorders>
              <w:top w:val="single" w:sz="8" w:space="0" w:color="F79646"/>
              <w:left w:val="single" w:sz="8" w:space="0" w:color="F79646"/>
              <w:bottom w:val="single" w:sz="8" w:space="0" w:color="F79646"/>
              <w:right w:val="single" w:sz="8" w:space="0" w:color="F79646"/>
            </w:tcBorders>
          </w:tcPr>
          <w:p w:rsidR="00DE58B3" w:rsidRPr="003B1977" w:rsidRDefault="00DE58B3" w:rsidP="002962A0">
            <w:pPr>
              <w:pStyle w:val="NoSpacing"/>
              <w:rPr>
                <w:rFonts w:ascii="Times New Roman" w:hAnsi="Times New Roman" w:cs="Times New Roman"/>
                <w:sz w:val="28"/>
                <w:szCs w:val="28"/>
              </w:rPr>
            </w:pPr>
            <w:r w:rsidRPr="003B1977">
              <w:rPr>
                <w:rFonts w:ascii="Times New Roman" w:hAnsi="Times New Roman" w:cs="Times New Roman"/>
                <w:sz w:val="28"/>
                <w:szCs w:val="28"/>
              </w:rPr>
              <w:t>Splits a relation into two or more relations</w:t>
            </w:r>
          </w:p>
        </w:tc>
      </w:tr>
    </w:tbl>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b/>
          <w:sz w:val="28"/>
          <w:szCs w:val="28"/>
        </w:rPr>
        <w:t>Q.What are the Diagnostic operators in PIg</w:t>
      </w:r>
      <w:proofErr w:type="gramStart"/>
      <w:r w:rsidRPr="003B1977">
        <w:rPr>
          <w:rFonts w:ascii="Times New Roman" w:hAnsi="Times New Roman" w:cs="Times New Roman"/>
          <w:sz w:val="28"/>
          <w:szCs w:val="28"/>
        </w:rPr>
        <w:t>:_</w:t>
      </w:r>
      <w:proofErr w:type="gramEnd"/>
    </w:p>
    <w:p w:rsidR="00DE58B3" w:rsidRPr="003B1977" w:rsidRDefault="00DE58B3" w:rsidP="003446B8">
      <w:pPr>
        <w:pStyle w:val="NoSpacing"/>
        <w:ind w:firstLine="720"/>
        <w:rPr>
          <w:rFonts w:ascii="Times New Roman" w:hAnsi="Times New Roman" w:cs="Times New Roman"/>
          <w:sz w:val="28"/>
          <w:szCs w:val="28"/>
        </w:rPr>
      </w:pPr>
      <w:r w:rsidRPr="003B1977">
        <w:rPr>
          <w:rFonts w:ascii="Times New Roman" w:hAnsi="Times New Roman" w:cs="Times New Roman"/>
          <w:sz w:val="28"/>
          <w:szCs w:val="28"/>
        </w:rPr>
        <w:t>These are other types of statements that are not added to the logical plan</w:t>
      </w: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Operator                  Description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DESCRIBE              Prints a relation’s schema</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EXPLAIN                 Prints the logical and physical plans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ILLUSTRATE           Shows a sample execution of the logical plan, using a generated subset of the input</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 xml:space="preserve">Q.How </w:t>
      </w:r>
      <w:proofErr w:type="gramStart"/>
      <w:r w:rsidRPr="003B1977">
        <w:rPr>
          <w:rFonts w:ascii="Times New Roman" w:hAnsi="Times New Roman" w:cs="Times New Roman"/>
          <w:b/>
          <w:sz w:val="28"/>
          <w:szCs w:val="28"/>
        </w:rPr>
        <w:t>to  incorporate</w:t>
      </w:r>
      <w:proofErr w:type="gramEnd"/>
      <w:r w:rsidRPr="003B1977">
        <w:rPr>
          <w:rFonts w:ascii="Times New Roman" w:hAnsi="Times New Roman" w:cs="Times New Roman"/>
          <w:b/>
          <w:sz w:val="28"/>
          <w:szCs w:val="28"/>
        </w:rPr>
        <w:t xml:space="preserve"> macros and user-defined functions into Pig scripts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REGISTER Registers a JAR file with the Pig runtime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DEFINE Creates an alias for a macro, a UDF, streaming script, or a command specification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IMPORT Import macros defined in a separate file into a script</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Q. what do you mean by Logical plan and Physical plan execution in Pig: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When the Pig Latin interpreter sees the first line containing the LOAD statement, it</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confirms</w:t>
      </w:r>
      <w:proofErr w:type="gramEnd"/>
      <w:r w:rsidRPr="003B1977">
        <w:rPr>
          <w:rFonts w:ascii="Times New Roman" w:hAnsi="Times New Roman" w:cs="Times New Roman"/>
          <w:sz w:val="28"/>
          <w:szCs w:val="28"/>
        </w:rPr>
        <w:t xml:space="preserve"> that it is syntactically and semantically correct, and adds it to the logical plan,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validates the GROUP and FOREACH...GENERATE statements, and …etc</w:t>
      </w:r>
      <w:proofErr w:type="gramStart"/>
      <w:r w:rsidRPr="003B1977">
        <w:rPr>
          <w:rFonts w:ascii="Times New Roman" w:hAnsi="Times New Roman" w:cs="Times New Roman"/>
          <w:sz w:val="28"/>
          <w:szCs w:val="28"/>
        </w:rPr>
        <w:t>..</w:t>
      </w:r>
      <w:proofErr w:type="gramEnd"/>
      <w:r w:rsidRPr="003B1977">
        <w:rPr>
          <w:rFonts w:ascii="Times New Roman" w:hAnsi="Times New Roman" w:cs="Times New Roman"/>
          <w:sz w:val="28"/>
          <w:szCs w:val="28"/>
        </w:rPr>
        <w:t xml:space="preserve"> </w:t>
      </w:r>
      <w:proofErr w:type="gramStart"/>
      <w:r w:rsidRPr="003B1977">
        <w:rPr>
          <w:rFonts w:ascii="Times New Roman" w:hAnsi="Times New Roman" w:cs="Times New Roman"/>
          <w:sz w:val="28"/>
          <w:szCs w:val="28"/>
        </w:rPr>
        <w:t>statements</w:t>
      </w:r>
      <w:proofErr w:type="gramEnd"/>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starts execution with the DUMP statement. At that point, the logical plan is compiled into a physical plan and executed.</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 xml:space="preserve">Q.Explain multiquery </w:t>
      </w:r>
      <w:proofErr w:type="gramStart"/>
      <w:r w:rsidRPr="003B1977">
        <w:rPr>
          <w:rFonts w:ascii="Times New Roman" w:hAnsi="Times New Roman" w:cs="Times New Roman"/>
          <w:b/>
          <w:sz w:val="28"/>
          <w:szCs w:val="28"/>
        </w:rPr>
        <w:t>execution  in</w:t>
      </w:r>
      <w:proofErr w:type="gramEnd"/>
      <w:r w:rsidRPr="003B1977">
        <w:rPr>
          <w:rFonts w:ascii="Times New Roman" w:hAnsi="Times New Roman" w:cs="Times New Roman"/>
          <w:b/>
          <w:sz w:val="28"/>
          <w:szCs w:val="28"/>
        </w:rPr>
        <w:t xml:space="preserve"> Pig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In pig DUMP is a diagnostic tool, it will always trigger execution.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In interactive mode, STORE acts like DUMP and will always trigger execution (this includes the run command)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In batch mode it will not (this includes the exec command). The reason for this is efficiency.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In batch mode, Pig will parse the whole script to see if there are any optimizations that could be made to limit</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the</w:t>
      </w:r>
      <w:proofErr w:type="gramEnd"/>
      <w:r w:rsidRPr="003B1977">
        <w:rPr>
          <w:rFonts w:ascii="Times New Roman" w:hAnsi="Times New Roman" w:cs="Times New Roman"/>
          <w:sz w:val="28"/>
          <w:szCs w:val="28"/>
        </w:rPr>
        <w:t xml:space="preserve"> amount of data to be written to or read from disk.</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Consider the following simple example: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A = LOAD 'input/pig/multiquery/A';</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B = FILTER A BY $1 == 'mumbai';</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C = FILTER A BY $</w:t>
      </w:r>
      <w:proofErr w:type="gramStart"/>
      <w:r w:rsidRPr="003B1977">
        <w:rPr>
          <w:rFonts w:ascii="Times New Roman" w:hAnsi="Times New Roman" w:cs="Times New Roman"/>
          <w:sz w:val="28"/>
          <w:szCs w:val="28"/>
        </w:rPr>
        <w:t>1 !</w:t>
      </w:r>
      <w:proofErr w:type="gramEnd"/>
      <w:r w:rsidRPr="003B1977">
        <w:rPr>
          <w:rFonts w:ascii="Times New Roman" w:hAnsi="Times New Roman" w:cs="Times New Roman"/>
          <w:sz w:val="28"/>
          <w:szCs w:val="28"/>
        </w:rPr>
        <w:t>= 'mumbai';</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STORE B INTO 'output/b';</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STORE C INTO 'output/c';</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lastRenderedPageBreak/>
        <w:t>Relations B and C are both derived from A, so to save reading A twice, Pig can run this</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script</w:t>
      </w:r>
      <w:proofErr w:type="gramEnd"/>
      <w:r w:rsidRPr="003B1977">
        <w:rPr>
          <w:rFonts w:ascii="Times New Roman" w:hAnsi="Times New Roman" w:cs="Times New Roman"/>
          <w:sz w:val="28"/>
          <w:szCs w:val="28"/>
        </w:rPr>
        <w:t xml:space="preserve"> as a single MapReduce job by reading A once and writing two output files from</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the</w:t>
      </w:r>
      <w:proofErr w:type="gramEnd"/>
      <w:r w:rsidRPr="003B1977">
        <w:rPr>
          <w:rFonts w:ascii="Times New Roman" w:hAnsi="Times New Roman" w:cs="Times New Roman"/>
          <w:sz w:val="28"/>
          <w:szCs w:val="28"/>
        </w:rPr>
        <w:t xml:space="preserve"> job, one for each of B and C. This feature is called multiquery execution.</w:t>
      </w: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Q.Pig Data Types: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noProof/>
          <w:sz w:val="28"/>
          <w:szCs w:val="28"/>
        </w:rPr>
        <w:drawing>
          <wp:inline distT="0" distB="0" distL="0" distR="0">
            <wp:extent cx="4686300" cy="286702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4686300" cy="2867025"/>
                    </a:xfrm>
                    <a:prstGeom prst="rect">
                      <a:avLst/>
                    </a:prstGeom>
                    <a:noFill/>
                    <a:ln w="9525">
                      <a:noFill/>
                      <a:miter lim="800000"/>
                      <a:headEnd/>
                      <a:tailEnd/>
                    </a:ln>
                  </pic:spPr>
                </pic:pic>
              </a:graphicData>
            </a:graphic>
          </wp:inline>
        </w:drawing>
      </w:r>
      <w:r w:rsidRPr="003B1977">
        <w:rPr>
          <w:rFonts w:ascii="Times New Roman" w:hAnsi="Times New Roman" w:cs="Times New Roman"/>
          <w:noProof/>
          <w:sz w:val="28"/>
          <w:szCs w:val="28"/>
        </w:rPr>
        <w:drawing>
          <wp:inline distT="0" distB="0" distL="0" distR="0">
            <wp:extent cx="4429125" cy="2905125"/>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4429125" cy="2905125"/>
                    </a:xfrm>
                    <a:prstGeom prst="rect">
                      <a:avLst/>
                    </a:prstGeom>
                    <a:noFill/>
                    <a:ln w="9525">
                      <a:noFill/>
                      <a:miter lim="800000"/>
                      <a:headEnd/>
                      <a:tailEnd/>
                    </a:ln>
                  </pic:spPr>
                </pic:pic>
              </a:graphicData>
            </a:graphic>
          </wp:inline>
        </w:drawing>
      </w:r>
    </w:p>
    <w:p w:rsidR="003446B8" w:rsidRDefault="003446B8" w:rsidP="00DE58B3">
      <w:pPr>
        <w:pStyle w:val="NoSpacing"/>
        <w:rPr>
          <w:rFonts w:ascii="Times New Roman" w:hAnsi="Times New Roman" w:cs="Times New Roman"/>
          <w:b/>
          <w:sz w:val="28"/>
          <w:szCs w:val="28"/>
        </w:rPr>
      </w:pPr>
    </w:p>
    <w:p w:rsidR="003446B8" w:rsidRDefault="003446B8" w:rsidP="00DE58B3">
      <w:pPr>
        <w:pStyle w:val="NoSpacing"/>
        <w:rPr>
          <w:rFonts w:ascii="Times New Roman" w:hAnsi="Times New Roman" w:cs="Times New Roman"/>
          <w:b/>
          <w:sz w:val="28"/>
          <w:szCs w:val="28"/>
        </w:rPr>
      </w:pPr>
    </w:p>
    <w:p w:rsidR="003446B8" w:rsidRDefault="003446B8" w:rsidP="00DE58B3">
      <w:pPr>
        <w:pStyle w:val="NoSpacing"/>
        <w:rPr>
          <w:rFonts w:ascii="Times New Roman" w:hAnsi="Times New Roman" w:cs="Times New Roman"/>
          <w:b/>
          <w:sz w:val="28"/>
          <w:szCs w:val="28"/>
        </w:rPr>
      </w:pPr>
    </w:p>
    <w:p w:rsidR="003446B8" w:rsidRDefault="003446B8" w:rsidP="00DE58B3">
      <w:pPr>
        <w:pStyle w:val="NoSpacing"/>
        <w:rPr>
          <w:rFonts w:ascii="Times New Roman" w:hAnsi="Times New Roman" w:cs="Times New Roman"/>
          <w:b/>
          <w:sz w:val="28"/>
          <w:szCs w:val="28"/>
        </w:rPr>
      </w:pPr>
    </w:p>
    <w:p w:rsidR="003446B8" w:rsidRDefault="003446B8"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lastRenderedPageBreak/>
        <w:t xml:space="preserve">Q.Pig </w:t>
      </w:r>
      <w:proofErr w:type="gramStart"/>
      <w:r w:rsidRPr="003B1977">
        <w:rPr>
          <w:rFonts w:ascii="Times New Roman" w:hAnsi="Times New Roman" w:cs="Times New Roman"/>
          <w:b/>
          <w:sz w:val="28"/>
          <w:szCs w:val="28"/>
        </w:rPr>
        <w:t>latin</w:t>
      </w:r>
      <w:proofErr w:type="gramEnd"/>
      <w:r w:rsidRPr="003B1977">
        <w:rPr>
          <w:rFonts w:ascii="Times New Roman" w:hAnsi="Times New Roman" w:cs="Times New Roman"/>
          <w:b/>
          <w:sz w:val="28"/>
          <w:szCs w:val="28"/>
        </w:rPr>
        <w:t xml:space="preserve"> Schemas:</w:t>
      </w: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NULL value in Pig-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SQL database will enforce the constraints in a table’s schema at load time: for</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example</w:t>
      </w:r>
      <w:proofErr w:type="gramEnd"/>
      <w:r w:rsidRPr="003B1977">
        <w:rPr>
          <w:rFonts w:ascii="Times New Roman" w:hAnsi="Times New Roman" w:cs="Times New Roman"/>
          <w:sz w:val="28"/>
          <w:szCs w:val="28"/>
        </w:rPr>
        <w:t>, trying to load a string into a column that is declared to be a numeric type will</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fail</w:t>
      </w:r>
      <w:proofErr w:type="gramEnd"/>
      <w:r w:rsidRPr="003B1977">
        <w:rPr>
          <w:rFonts w:ascii="Times New Roman" w:hAnsi="Times New Roman" w:cs="Times New Roman"/>
          <w:sz w:val="28"/>
          <w:szCs w:val="28"/>
        </w:rPr>
        <w:t>. In Pig, if the value cannot be cast to the type declared in the schema, then it will</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substitute</w:t>
      </w:r>
      <w:proofErr w:type="gramEnd"/>
      <w:r w:rsidRPr="003B1977">
        <w:rPr>
          <w:rFonts w:ascii="Times New Roman" w:hAnsi="Times New Roman" w:cs="Times New Roman"/>
          <w:sz w:val="28"/>
          <w:szCs w:val="28"/>
        </w:rPr>
        <w:t xml:space="preserve"> a null value.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Use Case: in a company log file, below is data of different companies with head count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10010|Mumbai|Infosys|20000</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1002|PUNE|Capgemini|7000</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AAA|BANGALORE|COGNIZANT|15000</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1010|DELHI|Infosys|20000</w:t>
      </w:r>
    </w:p>
    <w:p w:rsidR="00DE58B3" w:rsidRPr="003B1977" w:rsidRDefault="00DE58B3" w:rsidP="00DE58B3">
      <w:pPr>
        <w:pStyle w:val="NoSpacing"/>
        <w:rPr>
          <w:rFonts w:ascii="Times New Roman" w:hAnsi="Times New Roman" w:cs="Times New Roman"/>
          <w:sz w:val="28"/>
          <w:szCs w:val="28"/>
        </w:rPr>
      </w:pPr>
      <w:r w:rsidRPr="003B1977">
        <w:rPr>
          <w:rFonts w:ascii="Times New Roman" w:eastAsia="Birka" w:hAnsi="Times New Roman" w:cs="Times New Roman"/>
          <w:sz w:val="28"/>
          <w:szCs w:val="28"/>
        </w:rPr>
        <w:t>Schema for any relation in the data flow can be known by using the DESCRIBE operator.</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 schema for the above data be something as (cid: int, cloc</w:t>
      </w:r>
      <w:proofErr w:type="gramStart"/>
      <w:r w:rsidRPr="003B1977">
        <w:rPr>
          <w:rFonts w:ascii="Times New Roman" w:hAnsi="Times New Roman" w:cs="Times New Roman"/>
          <w:sz w:val="28"/>
          <w:szCs w:val="28"/>
        </w:rPr>
        <w:t>:chararray</w:t>
      </w:r>
      <w:proofErr w:type="gramEnd"/>
      <w:r w:rsidRPr="003B1977">
        <w:rPr>
          <w:rFonts w:ascii="Times New Roman" w:hAnsi="Times New Roman" w:cs="Times New Roman"/>
          <w:sz w:val="28"/>
          <w:szCs w:val="28"/>
        </w:rPr>
        <w:t>, cname:chararray, cheadcnt: int)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In one of the record, ‘AAA’ is loaded for an</w:t>
      </w:r>
      <w:r w:rsidRPr="003B1977">
        <w:rPr>
          <w:rFonts w:ascii="Times New Roman" w:hAnsi="Times New Roman" w:cs="Times New Roman"/>
          <w:b/>
          <w:sz w:val="28"/>
          <w:szCs w:val="28"/>
        </w:rPr>
        <w:t xml:space="preserve"> int</w:t>
      </w:r>
      <w:r w:rsidRPr="003B1977">
        <w:rPr>
          <w:rFonts w:ascii="Times New Roman" w:hAnsi="Times New Roman" w:cs="Times New Roman"/>
          <w:sz w:val="28"/>
          <w:szCs w:val="28"/>
        </w:rPr>
        <w:t xml:space="preserve"> data type.In Pig this value will be substituted by a NULL value</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sz w:val="28"/>
          <w:szCs w:val="28"/>
          <w:u w:val="single"/>
        </w:rPr>
      </w:pPr>
      <w:r w:rsidRPr="003B1977">
        <w:rPr>
          <w:rFonts w:ascii="Times New Roman" w:hAnsi="Times New Roman" w:cs="Times New Roman"/>
          <w:b/>
          <w:sz w:val="28"/>
          <w:szCs w:val="28"/>
          <w:u w:val="single"/>
        </w:rPr>
        <w:t xml:space="preserve">Q.What </w:t>
      </w:r>
      <w:proofErr w:type="gramStart"/>
      <w:r w:rsidRPr="003B1977">
        <w:rPr>
          <w:rFonts w:ascii="Times New Roman" w:hAnsi="Times New Roman" w:cs="Times New Roman"/>
          <w:b/>
          <w:sz w:val="28"/>
          <w:szCs w:val="28"/>
          <w:u w:val="single"/>
        </w:rPr>
        <w:t>are</w:t>
      </w:r>
      <w:proofErr w:type="gramEnd"/>
      <w:r w:rsidRPr="003B1977">
        <w:rPr>
          <w:rFonts w:ascii="Times New Roman" w:hAnsi="Times New Roman" w:cs="Times New Roman"/>
          <w:b/>
          <w:sz w:val="28"/>
          <w:szCs w:val="28"/>
          <w:u w:val="single"/>
        </w:rPr>
        <w:t xml:space="preserve"> the Functions that can be used in PIG: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Eval function: </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A function that takes one or more expressions and returns another expression.</w:t>
      </w:r>
      <w:proofErr w:type="gramEnd"/>
      <w:r w:rsidRPr="003B1977">
        <w:rPr>
          <w:rFonts w:ascii="Times New Roman" w:hAnsi="Times New Roman" w:cs="Times New Roman"/>
          <w:sz w:val="28"/>
          <w:szCs w:val="28"/>
        </w:rPr>
        <w:t xml:space="preserve"> An</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b/>
          <w:sz w:val="28"/>
          <w:szCs w:val="28"/>
        </w:rPr>
        <w:t>example</w:t>
      </w:r>
      <w:proofErr w:type="gramEnd"/>
      <w:r w:rsidRPr="003B1977">
        <w:rPr>
          <w:rFonts w:ascii="Times New Roman" w:hAnsi="Times New Roman" w:cs="Times New Roman"/>
          <w:sz w:val="28"/>
          <w:szCs w:val="28"/>
        </w:rPr>
        <w:t xml:space="preserve"> of a built-in eval function is MAX, which returns the maximum value of the</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entries</w:t>
      </w:r>
      <w:proofErr w:type="gramEnd"/>
      <w:r w:rsidRPr="003B1977">
        <w:rPr>
          <w:rFonts w:ascii="Times New Roman" w:hAnsi="Times New Roman" w:cs="Times New Roman"/>
          <w:sz w:val="28"/>
          <w:szCs w:val="28"/>
        </w:rPr>
        <w:t xml:space="preserve"> in a bag.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Some eval functions are aggregate </w:t>
      </w:r>
      <w:proofErr w:type="gramStart"/>
      <w:r w:rsidRPr="003B1977">
        <w:rPr>
          <w:rFonts w:ascii="Times New Roman" w:hAnsi="Times New Roman" w:cs="Times New Roman"/>
          <w:sz w:val="28"/>
          <w:szCs w:val="28"/>
        </w:rPr>
        <w:t>functions(</w:t>
      </w:r>
      <w:proofErr w:type="gramEnd"/>
      <w:r w:rsidRPr="003B1977">
        <w:rPr>
          <w:rFonts w:ascii="Times New Roman" w:hAnsi="Times New Roman" w:cs="Times New Roman"/>
          <w:sz w:val="28"/>
          <w:szCs w:val="28"/>
        </w:rPr>
        <w:t>MAX. MIN AVG, which means they</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operate</w:t>
      </w:r>
      <w:proofErr w:type="gramEnd"/>
      <w:r w:rsidRPr="003B1977">
        <w:rPr>
          <w:rFonts w:ascii="Times New Roman" w:hAnsi="Times New Roman" w:cs="Times New Roman"/>
          <w:sz w:val="28"/>
          <w:szCs w:val="28"/>
        </w:rPr>
        <w:t xml:space="preserve"> on a bag of data to produce a scalar value;many values  to one value) </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algebraic</w:t>
      </w:r>
      <w:proofErr w:type="gramEnd"/>
      <w:r w:rsidRPr="003B1977">
        <w:rPr>
          <w:rFonts w:ascii="Times New Roman" w:hAnsi="Times New Roman" w:cs="Times New Roman"/>
          <w:sz w:val="28"/>
          <w:szCs w:val="28"/>
        </w:rPr>
        <w:t xml:space="preserve"> functions, which means that the result of the function may be calculated incrementally. </w:t>
      </w:r>
    </w:p>
    <w:p w:rsidR="00DE58B3" w:rsidRPr="003B1977" w:rsidRDefault="00DE58B3" w:rsidP="00DE58B3">
      <w:pPr>
        <w:pStyle w:val="NoSpacing"/>
        <w:rPr>
          <w:rFonts w:ascii="Times New Roman" w:eastAsia="Birka" w:hAnsi="Times New Roman" w:cs="Times New Roman"/>
          <w:sz w:val="28"/>
          <w:szCs w:val="28"/>
          <w:lang w:val="en-IN"/>
        </w:rPr>
      </w:pPr>
      <w:r w:rsidRPr="003B1977">
        <w:rPr>
          <w:rFonts w:ascii="Times New Roman" w:hAnsi="Times New Roman" w:cs="Times New Roman"/>
          <w:b/>
          <w:iCs/>
          <w:sz w:val="28"/>
          <w:szCs w:val="28"/>
          <w:lang w:val="en-IN"/>
        </w:rPr>
        <w:t xml:space="preserve">Filter </w:t>
      </w:r>
      <w:proofErr w:type="gramStart"/>
      <w:r w:rsidRPr="003B1977">
        <w:rPr>
          <w:rFonts w:ascii="Times New Roman" w:hAnsi="Times New Roman" w:cs="Times New Roman"/>
          <w:b/>
          <w:iCs/>
          <w:sz w:val="28"/>
          <w:szCs w:val="28"/>
          <w:lang w:val="en-IN"/>
        </w:rPr>
        <w:t>function :</w:t>
      </w:r>
      <w:proofErr w:type="gramEnd"/>
      <w:r w:rsidRPr="003B1977">
        <w:rPr>
          <w:rFonts w:ascii="Times New Roman" w:hAnsi="Times New Roman" w:cs="Times New Roman"/>
          <w:b/>
          <w:iCs/>
          <w:sz w:val="28"/>
          <w:szCs w:val="28"/>
          <w:lang w:val="en-IN"/>
        </w:rPr>
        <w:t xml:space="preserve"> </w:t>
      </w:r>
      <w:r w:rsidRPr="003B1977">
        <w:rPr>
          <w:rFonts w:ascii="Times New Roman" w:eastAsia="Birka" w:hAnsi="Times New Roman" w:cs="Times New Roman"/>
          <w:sz w:val="28"/>
          <w:szCs w:val="28"/>
          <w:lang w:val="en-IN"/>
        </w:rPr>
        <w:t>A special type of eval function that returns a logical boolean result. As the name</w:t>
      </w:r>
    </w:p>
    <w:p w:rsidR="00DE58B3" w:rsidRPr="003B1977" w:rsidRDefault="00DE58B3" w:rsidP="00DE58B3">
      <w:pPr>
        <w:pStyle w:val="NoSpacing"/>
        <w:rPr>
          <w:rFonts w:ascii="Times New Roman" w:eastAsia="Birka" w:hAnsi="Times New Roman" w:cs="Times New Roman"/>
          <w:sz w:val="28"/>
          <w:szCs w:val="28"/>
          <w:lang w:val="en-IN"/>
        </w:rPr>
      </w:pPr>
      <w:proofErr w:type="gramStart"/>
      <w:r w:rsidRPr="003B1977">
        <w:rPr>
          <w:rFonts w:ascii="Times New Roman" w:eastAsia="Birka" w:hAnsi="Times New Roman" w:cs="Times New Roman"/>
          <w:sz w:val="28"/>
          <w:szCs w:val="28"/>
          <w:lang w:val="en-IN"/>
        </w:rPr>
        <w:t>suggests</w:t>
      </w:r>
      <w:proofErr w:type="gramEnd"/>
      <w:r w:rsidRPr="003B1977">
        <w:rPr>
          <w:rFonts w:ascii="Times New Roman" w:eastAsia="Birka" w:hAnsi="Times New Roman" w:cs="Times New Roman"/>
          <w:sz w:val="28"/>
          <w:szCs w:val="28"/>
          <w:lang w:val="en-IN"/>
        </w:rPr>
        <w:t xml:space="preserve">, filter functions are used in the FILTER operator to remove unwanted rows. They can also be used in other relational operators that take </w:t>
      </w:r>
      <w:proofErr w:type="gramStart"/>
      <w:r w:rsidRPr="003B1977">
        <w:rPr>
          <w:rFonts w:ascii="Times New Roman" w:eastAsia="Birka" w:hAnsi="Times New Roman" w:cs="Times New Roman"/>
          <w:sz w:val="28"/>
          <w:szCs w:val="28"/>
          <w:lang w:val="en-IN"/>
        </w:rPr>
        <w:t>boolean</w:t>
      </w:r>
      <w:proofErr w:type="gramEnd"/>
      <w:r w:rsidRPr="003B1977">
        <w:rPr>
          <w:rFonts w:ascii="Times New Roman" w:eastAsia="Birka" w:hAnsi="Times New Roman" w:cs="Times New Roman"/>
          <w:sz w:val="28"/>
          <w:szCs w:val="28"/>
          <w:lang w:val="en-IN"/>
        </w:rPr>
        <w:t xml:space="preserve"> conditions and, in general, expressions using boolean or conditional expressions. </w:t>
      </w: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eastAsia="Birka" w:hAnsi="Times New Roman" w:cs="Times New Roman"/>
          <w:b/>
          <w:sz w:val="28"/>
          <w:szCs w:val="28"/>
          <w:lang w:val="en-IN"/>
        </w:rPr>
        <w:t>example</w:t>
      </w:r>
      <w:proofErr w:type="gramEnd"/>
      <w:r w:rsidRPr="003B1977">
        <w:rPr>
          <w:rFonts w:ascii="Times New Roman" w:eastAsia="Birka" w:hAnsi="Times New Roman" w:cs="Times New Roman"/>
          <w:sz w:val="28"/>
          <w:szCs w:val="28"/>
          <w:lang w:val="en-IN"/>
        </w:rPr>
        <w:t xml:space="preserve"> of a built-in filter function is </w:t>
      </w:r>
      <w:r w:rsidRPr="003B1977">
        <w:rPr>
          <w:rFonts w:ascii="Times New Roman" w:eastAsia="TheSansMonoCd-W5Regular" w:hAnsi="Times New Roman" w:cs="Times New Roman"/>
          <w:sz w:val="28"/>
          <w:szCs w:val="28"/>
          <w:lang w:val="en-IN"/>
        </w:rPr>
        <w:t>IsEmpty</w:t>
      </w:r>
      <w:r w:rsidRPr="003B1977">
        <w:rPr>
          <w:rFonts w:ascii="Times New Roman" w:eastAsia="Birka" w:hAnsi="Times New Roman" w:cs="Times New Roman"/>
          <w:sz w:val="28"/>
          <w:szCs w:val="28"/>
          <w:lang w:val="en-IN"/>
        </w:rPr>
        <w:t>, which tests whether a bag or a map contains any items</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eastAsia="Birka" w:hAnsi="Times New Roman" w:cs="Times New Roman"/>
          <w:sz w:val="28"/>
          <w:szCs w:val="28"/>
          <w:lang w:val="en-IN"/>
        </w:rPr>
      </w:pPr>
      <w:r w:rsidRPr="003B1977">
        <w:rPr>
          <w:rFonts w:ascii="Times New Roman" w:hAnsi="Times New Roman" w:cs="Times New Roman"/>
          <w:b/>
          <w:iCs/>
          <w:sz w:val="28"/>
          <w:szCs w:val="28"/>
          <w:lang w:val="en-IN"/>
        </w:rPr>
        <w:lastRenderedPageBreak/>
        <w:t xml:space="preserve">Load </w:t>
      </w:r>
      <w:proofErr w:type="gramStart"/>
      <w:r w:rsidRPr="003B1977">
        <w:rPr>
          <w:rFonts w:ascii="Times New Roman" w:hAnsi="Times New Roman" w:cs="Times New Roman"/>
          <w:b/>
          <w:iCs/>
          <w:sz w:val="28"/>
          <w:szCs w:val="28"/>
          <w:lang w:val="en-IN"/>
        </w:rPr>
        <w:t>function :</w:t>
      </w:r>
      <w:r w:rsidRPr="003B1977">
        <w:rPr>
          <w:rFonts w:ascii="Times New Roman" w:eastAsia="Birka" w:hAnsi="Times New Roman" w:cs="Times New Roman"/>
          <w:sz w:val="28"/>
          <w:szCs w:val="28"/>
          <w:lang w:val="en-IN"/>
        </w:rPr>
        <w:t>A</w:t>
      </w:r>
      <w:proofErr w:type="gramEnd"/>
      <w:r w:rsidRPr="003B1977">
        <w:rPr>
          <w:rFonts w:ascii="Times New Roman" w:eastAsia="Birka" w:hAnsi="Times New Roman" w:cs="Times New Roman"/>
          <w:sz w:val="28"/>
          <w:szCs w:val="28"/>
          <w:lang w:val="en-IN"/>
        </w:rPr>
        <w:t xml:space="preserve"> function that specifies how to load data into a relation from external storage.</w:t>
      </w:r>
    </w:p>
    <w:p w:rsidR="00DE58B3" w:rsidRPr="003B1977" w:rsidRDefault="00DE58B3" w:rsidP="00DE58B3">
      <w:pPr>
        <w:pStyle w:val="NoSpacing"/>
        <w:rPr>
          <w:rFonts w:ascii="Times New Roman" w:eastAsia="Birka" w:hAnsi="Times New Roman" w:cs="Times New Roman"/>
          <w:sz w:val="28"/>
          <w:szCs w:val="28"/>
          <w:lang w:val="en-IN"/>
        </w:rPr>
      </w:pPr>
      <w:r w:rsidRPr="003B1977">
        <w:rPr>
          <w:rFonts w:ascii="Times New Roman" w:hAnsi="Times New Roman" w:cs="Times New Roman"/>
          <w:b/>
          <w:iCs/>
          <w:sz w:val="28"/>
          <w:szCs w:val="28"/>
          <w:lang w:val="en-IN"/>
        </w:rPr>
        <w:t xml:space="preserve">Store function: </w:t>
      </w:r>
      <w:r w:rsidRPr="003B1977">
        <w:rPr>
          <w:rFonts w:ascii="Times New Roman" w:eastAsia="Birka" w:hAnsi="Times New Roman" w:cs="Times New Roman"/>
          <w:sz w:val="28"/>
          <w:szCs w:val="28"/>
          <w:lang w:val="en-IN"/>
        </w:rPr>
        <w:t>A function that specifies how to save the contents of a relation to external storage.</w:t>
      </w:r>
    </w:p>
    <w:p w:rsidR="00DE58B3" w:rsidRPr="003B1977" w:rsidRDefault="00DE58B3" w:rsidP="00DE58B3">
      <w:pPr>
        <w:pStyle w:val="NoSpacing"/>
        <w:rPr>
          <w:rFonts w:ascii="Times New Roman" w:eastAsia="Birka" w:hAnsi="Times New Roman" w:cs="Times New Roman"/>
          <w:sz w:val="28"/>
          <w:szCs w:val="28"/>
          <w:lang w:val="en-IN"/>
        </w:rPr>
      </w:pPr>
      <w:r w:rsidRPr="003B1977">
        <w:rPr>
          <w:rFonts w:ascii="Times New Roman" w:eastAsia="Birka" w:hAnsi="Times New Roman" w:cs="Times New Roman"/>
          <w:sz w:val="28"/>
          <w:szCs w:val="28"/>
          <w:lang w:val="en-IN"/>
        </w:rPr>
        <w:t>Often, load and store functions are implemented by the same type. For example,</w:t>
      </w:r>
    </w:p>
    <w:p w:rsidR="00DE58B3" w:rsidRPr="003B1977" w:rsidRDefault="00DE58B3" w:rsidP="00DE58B3">
      <w:pPr>
        <w:pStyle w:val="NoSpacing"/>
        <w:rPr>
          <w:rFonts w:ascii="Times New Roman" w:eastAsia="Birka" w:hAnsi="Times New Roman" w:cs="Times New Roman"/>
          <w:sz w:val="28"/>
          <w:szCs w:val="28"/>
          <w:lang w:val="en-IN"/>
        </w:rPr>
      </w:pPr>
      <w:r w:rsidRPr="003B1977">
        <w:rPr>
          <w:rFonts w:ascii="Times New Roman" w:eastAsia="TheSansMonoCd-W5Regular" w:hAnsi="Times New Roman" w:cs="Times New Roman"/>
          <w:sz w:val="28"/>
          <w:szCs w:val="28"/>
          <w:lang w:val="en-IN"/>
        </w:rPr>
        <w:t>PigStorage</w:t>
      </w:r>
      <w:r w:rsidRPr="003B1977">
        <w:rPr>
          <w:rFonts w:ascii="Times New Roman" w:eastAsia="Birka" w:hAnsi="Times New Roman" w:cs="Times New Roman"/>
          <w:sz w:val="28"/>
          <w:szCs w:val="28"/>
          <w:lang w:val="en-IN"/>
        </w:rPr>
        <w:t>, which loads data from delimited text files, can store data in the same format.</w:t>
      </w:r>
    </w:p>
    <w:p w:rsidR="00DE58B3" w:rsidRPr="003B1977" w:rsidRDefault="00DE58B3" w:rsidP="00DE58B3">
      <w:pPr>
        <w:pStyle w:val="NoSpacing"/>
        <w:rPr>
          <w:rFonts w:ascii="Times New Roman" w:eastAsia="Birka" w:hAnsi="Times New Roman" w:cs="Times New Roman"/>
          <w:sz w:val="28"/>
          <w:szCs w:val="28"/>
          <w:lang w:val="en-IN"/>
        </w:rPr>
      </w:pPr>
    </w:p>
    <w:p w:rsidR="00DE58B3" w:rsidRPr="003B1977" w:rsidRDefault="00DE58B3" w:rsidP="00DE58B3">
      <w:pPr>
        <w:pStyle w:val="NoSpacing"/>
        <w:rPr>
          <w:rFonts w:ascii="Times New Roman" w:eastAsia="Birka" w:hAnsi="Times New Roman" w:cs="Times New Roman"/>
          <w:sz w:val="28"/>
          <w:szCs w:val="28"/>
          <w:lang w:val="en-IN"/>
        </w:rPr>
      </w:pPr>
      <w:r w:rsidRPr="003B1977">
        <w:rPr>
          <w:rFonts w:ascii="Times New Roman" w:eastAsia="Birka" w:hAnsi="Times New Roman" w:cs="Times New Roman"/>
          <w:noProof/>
          <w:sz w:val="28"/>
          <w:szCs w:val="28"/>
        </w:rPr>
        <w:drawing>
          <wp:inline distT="0" distB="0" distL="0" distR="0">
            <wp:extent cx="4343400" cy="116205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4343400" cy="1162050"/>
                    </a:xfrm>
                    <a:prstGeom prst="rect">
                      <a:avLst/>
                    </a:prstGeom>
                    <a:noFill/>
                    <a:ln w="9525">
                      <a:noFill/>
                      <a:miter lim="800000"/>
                      <a:headEnd/>
                      <a:tailEnd/>
                    </a:ln>
                  </pic:spPr>
                </pic:pic>
              </a:graphicData>
            </a:graphic>
          </wp:inline>
        </w:drawing>
      </w:r>
    </w:p>
    <w:p w:rsidR="00DE58B3" w:rsidRPr="003B1977" w:rsidRDefault="00DE58B3" w:rsidP="00DE58B3">
      <w:pPr>
        <w:pStyle w:val="NoSpacing"/>
        <w:rPr>
          <w:rFonts w:ascii="Times New Roman" w:eastAsia="Birka" w:hAnsi="Times New Roman" w:cs="Times New Roman"/>
          <w:sz w:val="28"/>
          <w:szCs w:val="28"/>
          <w:lang w:val="en-IN"/>
        </w:rPr>
      </w:pPr>
      <w:r w:rsidRPr="003B1977">
        <w:rPr>
          <w:rFonts w:ascii="Times New Roman" w:eastAsia="Birka" w:hAnsi="Times New Roman" w:cs="Times New Roman"/>
          <w:noProof/>
          <w:sz w:val="28"/>
          <w:szCs w:val="28"/>
        </w:rPr>
        <w:drawing>
          <wp:inline distT="0" distB="0" distL="0" distR="0">
            <wp:extent cx="4438650" cy="452437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srcRect/>
                    <a:stretch>
                      <a:fillRect/>
                    </a:stretch>
                  </pic:blipFill>
                  <pic:spPr bwMode="auto">
                    <a:xfrm>
                      <a:off x="0" y="0"/>
                      <a:ext cx="4438650" cy="4524375"/>
                    </a:xfrm>
                    <a:prstGeom prst="rect">
                      <a:avLst/>
                    </a:prstGeom>
                    <a:noFill/>
                    <a:ln w="9525">
                      <a:noFill/>
                      <a:miter lim="800000"/>
                      <a:headEnd/>
                      <a:tailEnd/>
                    </a:ln>
                  </pic:spPr>
                </pic:pic>
              </a:graphicData>
            </a:graphic>
          </wp:inline>
        </w:drawing>
      </w:r>
    </w:p>
    <w:p w:rsidR="00DE58B3" w:rsidRPr="003B1977" w:rsidRDefault="00DE58B3" w:rsidP="00DE58B3">
      <w:pPr>
        <w:pStyle w:val="NoSpacing"/>
        <w:rPr>
          <w:rFonts w:ascii="Times New Roman" w:hAnsi="Times New Roman" w:cs="Times New Roman"/>
          <w:sz w:val="28"/>
          <w:szCs w:val="28"/>
        </w:rPr>
      </w:pPr>
    </w:p>
    <w:p w:rsidR="003446B8" w:rsidRDefault="003446B8" w:rsidP="00DE58B3">
      <w:pPr>
        <w:pStyle w:val="NoSpacing"/>
        <w:rPr>
          <w:rFonts w:ascii="Times New Roman" w:hAnsi="Times New Roman" w:cs="Times New Roman"/>
          <w:b/>
          <w:sz w:val="28"/>
          <w:szCs w:val="28"/>
        </w:rPr>
      </w:pPr>
    </w:p>
    <w:p w:rsidR="003446B8" w:rsidRDefault="003446B8" w:rsidP="00DE58B3">
      <w:pPr>
        <w:pStyle w:val="NoSpacing"/>
        <w:rPr>
          <w:rFonts w:ascii="Times New Roman" w:hAnsi="Times New Roman" w:cs="Times New Roman"/>
          <w:b/>
          <w:sz w:val="28"/>
          <w:szCs w:val="28"/>
        </w:rPr>
      </w:pPr>
    </w:p>
    <w:p w:rsidR="003446B8" w:rsidRDefault="003446B8"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lastRenderedPageBreak/>
        <w:t>Q.What is the difference between Hive and Pig?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Hive: data warehousing application in Hadoop</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Query language is HQL, variant of SQL</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Tables stored on HDFS as flat files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Developed by Facebook, now open source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large-scale data processing system</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Scripts are written in Pig Latin, a dataflow language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Developed by Yahoo!, now open source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Roughly 1/3 of all Yahoo! internal jobs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is a high-level data-flow language and execution framework for parallel computation. It is built on top of Hadoop Core.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Pig provides a high-level language for writing SQL-like operations that apply to datasets. The language is named Pig Latin, and the Pig project provides a compiler that produces MapReduce jobs from a Pig Latin script.</w:t>
      </w:r>
    </w:p>
    <w:p w:rsidR="00DE58B3" w:rsidRPr="003B1977" w:rsidRDefault="00DE58B3" w:rsidP="00DE58B3">
      <w:pPr>
        <w:pStyle w:val="NoSpacing"/>
        <w:rPr>
          <w:rFonts w:ascii="Times New Roman" w:hAnsi="Times New Roman" w:cs="Times New Roman"/>
          <w:sz w:val="28"/>
          <w:szCs w:val="28"/>
        </w:rPr>
      </w:pPr>
    </w:p>
    <w:p w:rsidR="00DE58B3" w:rsidRPr="003446B8" w:rsidRDefault="00DE58B3" w:rsidP="00DE58B3">
      <w:pPr>
        <w:pStyle w:val="NoSpacing"/>
        <w:rPr>
          <w:rFonts w:ascii="Times New Roman" w:hAnsi="Times New Roman" w:cs="Times New Roman"/>
          <w:b/>
          <w:bCs/>
          <w:sz w:val="28"/>
          <w:szCs w:val="28"/>
        </w:rPr>
      </w:pPr>
      <w:r w:rsidRPr="003446B8">
        <w:rPr>
          <w:rFonts w:ascii="Times New Roman" w:hAnsi="Times New Roman" w:cs="Times New Roman"/>
          <w:b/>
          <w:bCs/>
          <w:sz w:val="28"/>
          <w:szCs w:val="28"/>
        </w:rPr>
        <w:t>Q.When should you use Pig Latin and when should you use Hive?</w:t>
      </w:r>
    </w:p>
    <w:p w:rsidR="00DE58B3" w:rsidRPr="003B1977" w:rsidRDefault="00DE58B3" w:rsidP="00DE58B3">
      <w:pPr>
        <w:pStyle w:val="NoSpacing"/>
        <w:rPr>
          <w:rFonts w:ascii="Times New Roman" w:hAnsi="Times New Roman" w:cs="Times New Roman"/>
          <w:color w:val="2C2B2B"/>
          <w:sz w:val="28"/>
          <w:szCs w:val="28"/>
          <w:shd w:val="clear" w:color="auto" w:fill="FFFFFF"/>
        </w:rPr>
      </w:pPr>
      <w:r w:rsidRPr="003B1977">
        <w:rPr>
          <w:rFonts w:ascii="Times New Roman" w:hAnsi="Times New Roman" w:cs="Times New Roman"/>
          <w:color w:val="2C2B2B"/>
          <w:sz w:val="28"/>
          <w:szCs w:val="28"/>
          <w:shd w:val="clear" w:color="auto" w:fill="FFFFFF"/>
        </w:rPr>
        <w:t>Depending on type work, we need to use whatever standards a company has established.</w:t>
      </w:r>
    </w:p>
    <w:p w:rsidR="00DE58B3" w:rsidRPr="003B1977" w:rsidRDefault="00DE58B3" w:rsidP="00DE58B3">
      <w:pPr>
        <w:pStyle w:val="NoSpacing"/>
        <w:rPr>
          <w:rFonts w:ascii="Times New Roman" w:hAnsi="Times New Roman" w:cs="Times New Roman"/>
          <w:color w:val="2C2B2B"/>
          <w:sz w:val="28"/>
          <w:szCs w:val="28"/>
        </w:rPr>
      </w:pPr>
      <w:r w:rsidRPr="003B1977">
        <w:rPr>
          <w:rFonts w:ascii="Times New Roman" w:hAnsi="Times New Roman" w:cs="Times New Roman"/>
          <w:color w:val="2C2B2B"/>
          <w:sz w:val="28"/>
          <w:szCs w:val="28"/>
        </w:rPr>
        <w:t>For example, Hive is commonly used at Facebook for analytical purposes.  Facebook promotes the Hive language and their employees frequently</w:t>
      </w:r>
      <w:r w:rsidRPr="003B1977">
        <w:rPr>
          <w:rStyle w:val="apple-converted-space"/>
          <w:rFonts w:ascii="Times New Roman" w:hAnsi="Times New Roman" w:cs="Times New Roman"/>
          <w:color w:val="2C2B2B"/>
          <w:sz w:val="28"/>
          <w:szCs w:val="28"/>
        </w:rPr>
        <w:t> </w:t>
      </w:r>
      <w:hyperlink r:id="rId61" w:tgtFrame="_blank" w:tooltip="Presentation Slides about Hadoop on SlideShare" w:history="1">
        <w:r w:rsidRPr="003B1977">
          <w:rPr>
            <w:rStyle w:val="Strong"/>
            <w:rFonts w:ascii="Times New Roman" w:hAnsi="Times New Roman" w:cs="Times New Roman"/>
            <w:color w:val="1772AF"/>
            <w:sz w:val="28"/>
            <w:szCs w:val="28"/>
          </w:rPr>
          <w:t>speak about Hive</w:t>
        </w:r>
      </w:hyperlink>
      <w:r w:rsidRPr="003B1977">
        <w:rPr>
          <w:rStyle w:val="apple-converted-space"/>
          <w:rFonts w:ascii="Times New Roman" w:hAnsi="Times New Roman" w:cs="Times New Roman"/>
          <w:color w:val="2C2B2B"/>
          <w:sz w:val="28"/>
          <w:szCs w:val="28"/>
        </w:rPr>
        <w:t> </w:t>
      </w:r>
      <w:r w:rsidRPr="003B1977">
        <w:rPr>
          <w:rFonts w:ascii="Times New Roman" w:hAnsi="Times New Roman" w:cs="Times New Roman"/>
          <w:color w:val="2C2B2B"/>
          <w:sz w:val="28"/>
          <w:szCs w:val="28"/>
        </w:rPr>
        <w:t>at Big Data and</w:t>
      </w:r>
      <w:r w:rsidRPr="003B1977">
        <w:rPr>
          <w:rStyle w:val="apple-converted-space"/>
          <w:rFonts w:ascii="Times New Roman" w:hAnsi="Times New Roman" w:cs="Times New Roman"/>
          <w:color w:val="2C2B2B"/>
          <w:sz w:val="28"/>
          <w:szCs w:val="28"/>
        </w:rPr>
        <w:t> </w:t>
      </w:r>
      <w:hyperlink r:id="rId62" w:tgtFrame="_blank" w:tooltip="Conferences for Big Data and Hadoop" w:history="1">
        <w:r w:rsidRPr="003B1977">
          <w:rPr>
            <w:rStyle w:val="Hyperlink"/>
            <w:rFonts w:ascii="Times New Roman" w:hAnsi="Times New Roman" w:cs="Times New Roman"/>
            <w:color w:val="1772AF"/>
            <w:sz w:val="28"/>
            <w:szCs w:val="28"/>
          </w:rPr>
          <w:t>Hadoop conferences</w:t>
        </w:r>
      </w:hyperlink>
      <w:r w:rsidRPr="003B1977">
        <w:rPr>
          <w:rFonts w:ascii="Times New Roman" w:hAnsi="Times New Roman" w:cs="Times New Roman"/>
          <w:color w:val="2C2B2B"/>
          <w:sz w:val="28"/>
          <w:szCs w:val="28"/>
        </w:rPr>
        <w:t>.</w:t>
      </w:r>
    </w:p>
    <w:p w:rsidR="00DE58B3" w:rsidRPr="003B1977" w:rsidRDefault="00DE58B3" w:rsidP="00DE58B3">
      <w:pPr>
        <w:pStyle w:val="NoSpacing"/>
        <w:rPr>
          <w:rFonts w:ascii="Times New Roman" w:hAnsi="Times New Roman" w:cs="Times New Roman"/>
          <w:color w:val="2C2B2B"/>
          <w:sz w:val="28"/>
          <w:szCs w:val="28"/>
        </w:rPr>
      </w:pPr>
      <w:r w:rsidRPr="003B1977">
        <w:rPr>
          <w:rFonts w:ascii="Times New Roman" w:hAnsi="Times New Roman" w:cs="Times New Roman"/>
          <w:color w:val="2C2B2B"/>
          <w:sz w:val="28"/>
          <w:szCs w:val="28"/>
        </w:rPr>
        <w:t>However, Yahoo! is a big advocate for Pig Latin.  Yahoo! has one of the</w:t>
      </w:r>
      <w:r w:rsidRPr="003B1977">
        <w:rPr>
          <w:rStyle w:val="apple-converted-space"/>
          <w:rFonts w:ascii="Times New Roman" w:hAnsi="Times New Roman" w:cs="Times New Roman"/>
          <w:color w:val="2C2B2B"/>
          <w:sz w:val="28"/>
          <w:szCs w:val="28"/>
        </w:rPr>
        <w:t> </w:t>
      </w:r>
      <w:hyperlink r:id="rId63" w:tgtFrame="_blank" w:tooltip="Which Big Data Company has the World’s Biggest Hadoop Cluster?" w:history="1">
        <w:r w:rsidRPr="003B1977">
          <w:rPr>
            <w:rStyle w:val="Hyperlink"/>
            <w:rFonts w:ascii="Times New Roman" w:hAnsi="Times New Roman" w:cs="Times New Roman"/>
            <w:color w:val="1772AF"/>
            <w:sz w:val="28"/>
            <w:szCs w:val="28"/>
          </w:rPr>
          <w:t>biggest Hadoop clusters</w:t>
        </w:r>
      </w:hyperlink>
      <w:r w:rsidRPr="003B1977">
        <w:rPr>
          <w:rStyle w:val="apple-converted-space"/>
          <w:rFonts w:ascii="Times New Roman" w:hAnsi="Times New Roman" w:cs="Times New Roman"/>
          <w:color w:val="2C2B2B"/>
          <w:sz w:val="28"/>
          <w:szCs w:val="28"/>
        </w:rPr>
        <w:t> </w:t>
      </w:r>
      <w:r w:rsidRPr="003B1977">
        <w:rPr>
          <w:rFonts w:ascii="Times New Roman" w:hAnsi="Times New Roman" w:cs="Times New Roman"/>
          <w:color w:val="2C2B2B"/>
          <w:sz w:val="28"/>
          <w:szCs w:val="28"/>
        </w:rPr>
        <w:t>in the world.  Their data engineers use Pig for data processing on their Hadoop clusters.</w:t>
      </w:r>
    </w:p>
    <w:p w:rsidR="00DE58B3" w:rsidRPr="003B1977" w:rsidRDefault="00DE58B3" w:rsidP="00DE58B3">
      <w:pPr>
        <w:pStyle w:val="NoSpacing"/>
        <w:rPr>
          <w:rFonts w:ascii="Times New Roman" w:eastAsia="Times New Roman" w:hAnsi="Times New Roman" w:cs="Times New Roman"/>
          <w:color w:val="2C2B2B"/>
          <w:sz w:val="28"/>
          <w:szCs w:val="28"/>
          <w:lang w:val="en-IN" w:eastAsia="en-IN"/>
        </w:rPr>
      </w:pPr>
    </w:p>
    <w:p w:rsidR="00DE58B3" w:rsidRPr="003B1977" w:rsidRDefault="00DE58B3" w:rsidP="00DE58B3">
      <w:pPr>
        <w:pStyle w:val="NoSpacing"/>
        <w:rPr>
          <w:rFonts w:ascii="Times New Roman" w:eastAsia="Times New Roman" w:hAnsi="Times New Roman" w:cs="Times New Roman"/>
          <w:color w:val="2C2B2B"/>
          <w:sz w:val="28"/>
          <w:szCs w:val="28"/>
          <w:lang w:val="en-IN" w:eastAsia="en-IN"/>
        </w:rPr>
      </w:pPr>
      <w:r w:rsidRPr="003B1977">
        <w:rPr>
          <w:rFonts w:ascii="Times New Roman" w:eastAsia="Times New Roman" w:hAnsi="Times New Roman" w:cs="Times New Roman"/>
          <w:color w:val="2C2B2B"/>
          <w:sz w:val="28"/>
          <w:szCs w:val="28"/>
          <w:lang w:val="en-IN" w:eastAsia="en-IN"/>
        </w:rPr>
        <w:t xml:space="preserve">Since Hive uses SQL, with </w:t>
      </w:r>
      <w:proofErr w:type="gramStart"/>
      <w:r w:rsidRPr="003B1977">
        <w:rPr>
          <w:rFonts w:ascii="Times New Roman" w:eastAsia="Times New Roman" w:hAnsi="Times New Roman" w:cs="Times New Roman"/>
          <w:color w:val="2C2B2B"/>
          <w:sz w:val="28"/>
          <w:szCs w:val="28"/>
          <w:lang w:val="en-IN" w:eastAsia="en-IN"/>
        </w:rPr>
        <w:t>all the</w:t>
      </w:r>
      <w:proofErr w:type="gramEnd"/>
      <w:r w:rsidRPr="003B1977">
        <w:rPr>
          <w:rFonts w:ascii="Times New Roman" w:eastAsia="Times New Roman" w:hAnsi="Times New Roman" w:cs="Times New Roman"/>
          <w:color w:val="2C2B2B"/>
          <w:sz w:val="28"/>
          <w:szCs w:val="28"/>
          <w:lang w:val="en-IN" w:eastAsia="en-IN"/>
        </w:rPr>
        <w:t xml:space="preserve"> familiar</w:t>
      </w:r>
      <w:r w:rsidRPr="003B1977">
        <w:rPr>
          <w:rFonts w:ascii="Times New Roman" w:eastAsia="Times New Roman" w:hAnsi="Times New Roman" w:cs="Times New Roman"/>
          <w:sz w:val="28"/>
          <w:szCs w:val="28"/>
          <w:lang w:val="en-IN" w:eastAsia="en-IN"/>
        </w:rPr>
        <w:t> </w:t>
      </w:r>
      <w:r w:rsidRPr="003B1977">
        <w:rPr>
          <w:rFonts w:ascii="Times New Roman" w:eastAsia="Times New Roman" w:hAnsi="Times New Roman" w:cs="Times New Roman"/>
          <w:b/>
          <w:bCs/>
          <w:sz w:val="28"/>
          <w:szCs w:val="28"/>
          <w:lang w:val="en-IN" w:eastAsia="en-IN"/>
        </w:rPr>
        <w:t>select</w:t>
      </w:r>
      <w:r w:rsidRPr="003B1977">
        <w:rPr>
          <w:rFonts w:ascii="Times New Roman" w:eastAsia="Times New Roman" w:hAnsi="Times New Roman" w:cs="Times New Roman"/>
          <w:color w:val="2C2B2B"/>
          <w:sz w:val="28"/>
          <w:szCs w:val="28"/>
          <w:lang w:val="en-IN" w:eastAsia="en-IN"/>
        </w:rPr>
        <w:t>,</w:t>
      </w:r>
      <w:r w:rsidRPr="003B1977">
        <w:rPr>
          <w:rFonts w:ascii="Times New Roman" w:eastAsia="Times New Roman" w:hAnsi="Times New Roman" w:cs="Times New Roman"/>
          <w:sz w:val="28"/>
          <w:szCs w:val="28"/>
          <w:lang w:val="en-IN" w:eastAsia="en-IN"/>
        </w:rPr>
        <w:t> </w:t>
      </w:r>
      <w:r w:rsidRPr="003B1977">
        <w:rPr>
          <w:rFonts w:ascii="Times New Roman" w:eastAsia="Times New Roman" w:hAnsi="Times New Roman" w:cs="Times New Roman"/>
          <w:b/>
          <w:bCs/>
          <w:sz w:val="28"/>
          <w:szCs w:val="28"/>
          <w:lang w:val="en-IN" w:eastAsia="en-IN"/>
        </w:rPr>
        <w:t>where</w:t>
      </w:r>
      <w:r w:rsidRPr="003B1977">
        <w:rPr>
          <w:rFonts w:ascii="Times New Roman" w:eastAsia="Times New Roman" w:hAnsi="Times New Roman" w:cs="Times New Roman"/>
          <w:color w:val="2C2B2B"/>
          <w:sz w:val="28"/>
          <w:szCs w:val="28"/>
          <w:lang w:val="en-IN" w:eastAsia="en-IN"/>
        </w:rPr>
        <w:t>,</w:t>
      </w:r>
      <w:r w:rsidRPr="003B1977">
        <w:rPr>
          <w:rFonts w:ascii="Times New Roman" w:eastAsia="Times New Roman" w:hAnsi="Times New Roman" w:cs="Times New Roman"/>
          <w:sz w:val="28"/>
          <w:szCs w:val="28"/>
          <w:lang w:val="en-IN" w:eastAsia="en-IN"/>
        </w:rPr>
        <w:t> </w:t>
      </w:r>
      <w:r w:rsidRPr="003B1977">
        <w:rPr>
          <w:rFonts w:ascii="Times New Roman" w:eastAsia="Times New Roman" w:hAnsi="Times New Roman" w:cs="Times New Roman"/>
          <w:b/>
          <w:bCs/>
          <w:sz w:val="28"/>
          <w:szCs w:val="28"/>
          <w:lang w:val="en-IN" w:eastAsia="en-IN"/>
        </w:rPr>
        <w:t>group by</w:t>
      </w:r>
      <w:r w:rsidRPr="003B1977">
        <w:rPr>
          <w:rFonts w:ascii="Times New Roman" w:eastAsia="Times New Roman" w:hAnsi="Times New Roman" w:cs="Times New Roman"/>
          <w:color w:val="2C2B2B"/>
          <w:sz w:val="28"/>
          <w:szCs w:val="28"/>
          <w:lang w:val="en-IN" w:eastAsia="en-IN"/>
        </w:rPr>
        <w:t>, and</w:t>
      </w:r>
      <w:r w:rsidRPr="003B1977">
        <w:rPr>
          <w:rFonts w:ascii="Times New Roman" w:eastAsia="Times New Roman" w:hAnsi="Times New Roman" w:cs="Times New Roman"/>
          <w:sz w:val="28"/>
          <w:szCs w:val="28"/>
          <w:lang w:val="en-IN" w:eastAsia="en-IN"/>
        </w:rPr>
        <w:t> </w:t>
      </w:r>
      <w:r w:rsidRPr="003B1977">
        <w:rPr>
          <w:rFonts w:ascii="Times New Roman" w:eastAsia="Times New Roman" w:hAnsi="Times New Roman" w:cs="Times New Roman"/>
          <w:b/>
          <w:bCs/>
          <w:sz w:val="28"/>
          <w:szCs w:val="28"/>
          <w:lang w:val="en-IN" w:eastAsia="en-IN"/>
        </w:rPr>
        <w:t>order by</w:t>
      </w:r>
      <w:r w:rsidRPr="003B1977">
        <w:rPr>
          <w:rFonts w:ascii="Times New Roman" w:eastAsia="Times New Roman" w:hAnsi="Times New Roman" w:cs="Times New Roman"/>
          <w:sz w:val="28"/>
          <w:szCs w:val="28"/>
          <w:lang w:val="en-IN" w:eastAsia="en-IN"/>
        </w:rPr>
        <w:t> </w:t>
      </w:r>
      <w:r w:rsidRPr="003B1977">
        <w:rPr>
          <w:rFonts w:ascii="Times New Roman" w:eastAsia="Times New Roman" w:hAnsi="Times New Roman" w:cs="Times New Roman"/>
          <w:color w:val="2C2B2B"/>
          <w:sz w:val="28"/>
          <w:szCs w:val="28"/>
          <w:lang w:val="en-IN" w:eastAsia="en-IN"/>
        </w:rPr>
        <w:t>clauses similar to SQL for relational databases. </w:t>
      </w:r>
    </w:p>
    <w:p w:rsidR="00DE58B3" w:rsidRPr="003B1977" w:rsidRDefault="00DE58B3" w:rsidP="00DE58B3">
      <w:pPr>
        <w:pStyle w:val="NoSpacing"/>
        <w:rPr>
          <w:rFonts w:ascii="Times New Roman" w:hAnsi="Times New Roman" w:cs="Times New Roman"/>
          <w:color w:val="2C2B2B"/>
          <w:sz w:val="28"/>
          <w:szCs w:val="28"/>
        </w:rPr>
      </w:pPr>
      <w:r w:rsidRPr="003B1977">
        <w:rPr>
          <w:rFonts w:ascii="Times New Roman" w:hAnsi="Times New Roman" w:cs="Times New Roman"/>
          <w:color w:val="2C2B2B"/>
          <w:sz w:val="28"/>
          <w:szCs w:val="28"/>
        </w:rPr>
        <w:t>Pig Latin has many of the usual data processing concepts that SQL has, such as filtering, selecting, grouping, and ordering, but the syntax is a little different from SQL (particularly the</w:t>
      </w:r>
      <w:r w:rsidRPr="003B1977">
        <w:rPr>
          <w:rFonts w:ascii="Times New Roman" w:hAnsi="Times New Roman" w:cs="Times New Roman"/>
          <w:sz w:val="28"/>
          <w:szCs w:val="28"/>
        </w:rPr>
        <w:t> </w:t>
      </w:r>
      <w:r w:rsidRPr="003B1977">
        <w:rPr>
          <w:rFonts w:ascii="Times New Roman" w:hAnsi="Times New Roman" w:cs="Times New Roman"/>
          <w:b/>
          <w:bCs/>
          <w:sz w:val="28"/>
          <w:szCs w:val="28"/>
        </w:rPr>
        <w:t>group by</w:t>
      </w:r>
      <w:r w:rsidRPr="003B1977">
        <w:rPr>
          <w:rFonts w:ascii="Times New Roman" w:hAnsi="Times New Roman" w:cs="Times New Roman"/>
          <w:sz w:val="28"/>
          <w:szCs w:val="28"/>
        </w:rPr>
        <w:t> </w:t>
      </w:r>
      <w:r w:rsidRPr="003B1977">
        <w:rPr>
          <w:rFonts w:ascii="Times New Roman" w:hAnsi="Times New Roman" w:cs="Times New Roman"/>
          <w:color w:val="2C2B2B"/>
          <w:sz w:val="28"/>
          <w:szCs w:val="28"/>
        </w:rPr>
        <w:t>and</w:t>
      </w:r>
      <w:r w:rsidRPr="003B1977">
        <w:rPr>
          <w:rFonts w:ascii="Times New Roman" w:hAnsi="Times New Roman" w:cs="Times New Roman"/>
          <w:sz w:val="28"/>
          <w:szCs w:val="28"/>
        </w:rPr>
        <w:t> </w:t>
      </w:r>
      <w:r w:rsidRPr="003B1977">
        <w:rPr>
          <w:rFonts w:ascii="Times New Roman" w:hAnsi="Times New Roman" w:cs="Times New Roman"/>
          <w:b/>
          <w:bCs/>
          <w:sz w:val="28"/>
          <w:szCs w:val="28"/>
        </w:rPr>
        <w:t>flatten</w:t>
      </w:r>
      <w:r w:rsidRPr="003B1977">
        <w:rPr>
          <w:rFonts w:ascii="Times New Roman" w:hAnsi="Times New Roman" w:cs="Times New Roman"/>
          <w:sz w:val="28"/>
          <w:szCs w:val="28"/>
        </w:rPr>
        <w:t> </w:t>
      </w:r>
      <w:r w:rsidRPr="003B1977">
        <w:rPr>
          <w:rFonts w:ascii="Times New Roman" w:hAnsi="Times New Roman" w:cs="Times New Roman"/>
          <w:color w:val="2C2B2B"/>
          <w:sz w:val="28"/>
          <w:szCs w:val="28"/>
        </w:rPr>
        <w:t>statements!). </w:t>
      </w:r>
      <w:r w:rsidRPr="003B1977">
        <w:rPr>
          <w:rFonts w:ascii="Times New Roman" w:hAnsi="Times New Roman" w:cs="Times New Roman"/>
          <w:sz w:val="28"/>
          <w:szCs w:val="28"/>
        </w:rPr>
        <w:t> </w:t>
      </w:r>
      <w:r w:rsidRPr="003B1977">
        <w:rPr>
          <w:rFonts w:ascii="Times New Roman" w:hAnsi="Times New Roman" w:cs="Times New Roman"/>
          <w:color w:val="2C2B2B"/>
          <w:sz w:val="28"/>
          <w:szCs w:val="28"/>
        </w:rPr>
        <w:t>Pig also gives more control and optimization over the flow of the data than Hive does.</w:t>
      </w:r>
    </w:p>
    <w:p w:rsidR="00DE58B3" w:rsidRPr="003B1977" w:rsidRDefault="00DE58B3" w:rsidP="00DE58B3">
      <w:pPr>
        <w:pStyle w:val="NoSpacing"/>
        <w:rPr>
          <w:rFonts w:ascii="Times New Roman" w:hAnsi="Times New Roman" w:cs="Times New Roman"/>
          <w:color w:val="2C2B2B"/>
          <w:sz w:val="28"/>
          <w:szCs w:val="28"/>
          <w:shd w:val="clear" w:color="auto" w:fill="FFFFFF"/>
        </w:rPr>
      </w:pPr>
      <w:r w:rsidRPr="003B1977">
        <w:rPr>
          <w:rFonts w:ascii="Times New Roman" w:hAnsi="Times New Roman" w:cs="Times New Roman"/>
          <w:color w:val="2C2B2B"/>
          <w:sz w:val="28"/>
          <w:szCs w:val="28"/>
          <w:shd w:val="clear" w:color="auto" w:fill="FFFFFF"/>
        </w:rPr>
        <w:t>Pig Latin or Hive SQL languages can be used to construct MapReduce programs.</w:t>
      </w:r>
    </w:p>
    <w:p w:rsidR="00DE58B3" w:rsidRPr="003B1977" w:rsidRDefault="00DE58B3" w:rsidP="00DE58B3">
      <w:pPr>
        <w:pStyle w:val="NoSpacing"/>
        <w:rPr>
          <w:rFonts w:ascii="Times New Roman" w:eastAsia="Times New Roman" w:hAnsi="Times New Roman" w:cs="Times New Roman"/>
          <w:kern w:val="36"/>
          <w:sz w:val="28"/>
          <w:szCs w:val="28"/>
          <w:lang w:val="en-IN" w:eastAsia="en-IN"/>
        </w:rPr>
      </w:pPr>
      <w:r w:rsidRPr="003B1977">
        <w:rPr>
          <w:rFonts w:ascii="Times New Roman" w:eastAsia="Times New Roman" w:hAnsi="Times New Roman" w:cs="Times New Roman"/>
          <w:kern w:val="36"/>
          <w:sz w:val="28"/>
          <w:szCs w:val="28"/>
          <w:lang w:val="en-IN" w:eastAsia="en-IN"/>
        </w:rPr>
        <w:t>The benefit is that we only have towrite much fewer lines of code, thus reducing overall development and testing time. </w:t>
      </w:r>
    </w:p>
    <w:p w:rsidR="00DE58B3" w:rsidRPr="003B1977" w:rsidRDefault="00DE58B3" w:rsidP="00DE58B3">
      <w:pPr>
        <w:pStyle w:val="NoSpacing"/>
        <w:rPr>
          <w:rFonts w:ascii="Times New Roman" w:eastAsia="Times New Roman" w:hAnsi="Times New Roman" w:cs="Times New Roman"/>
          <w:kern w:val="36"/>
          <w:sz w:val="28"/>
          <w:szCs w:val="28"/>
          <w:lang w:val="en-IN" w:eastAsia="en-IN"/>
        </w:rPr>
      </w:pPr>
      <w:r w:rsidRPr="003B1977">
        <w:rPr>
          <w:rFonts w:ascii="Times New Roman" w:eastAsia="Times New Roman" w:hAnsi="Times New Roman" w:cs="Times New Roman"/>
          <w:kern w:val="36"/>
          <w:sz w:val="28"/>
          <w:szCs w:val="28"/>
          <w:lang w:val="en-IN" w:eastAsia="en-IN"/>
        </w:rPr>
        <w:t>Writing Pig scripts takes 5% of the time compared to writing MapReduce programs in Java, while reducing runtime performance by only 50%.  Although Pig and Hive scripts generally don’t run as fast as native Java MapReduce programs, they are vastly superior in boosting productivity for data engineers and analysts.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lastRenderedPageBreak/>
        <w:t>When executing a join, Hadoop took 470 seconds. Hive took 471 seconds. PIG took 764 seconds</w:t>
      </w:r>
    </w:p>
    <w:p w:rsidR="00DE58B3" w:rsidRPr="003B1977" w:rsidRDefault="00DE58B3" w:rsidP="00DE58B3">
      <w:pPr>
        <w:pStyle w:val="NoSpacing"/>
        <w:rPr>
          <w:rFonts w:ascii="Times New Roman" w:hAnsi="Times New Roman" w:cs="Times New Roman"/>
          <w:color w:val="2C2B2B"/>
          <w:sz w:val="28"/>
          <w:szCs w:val="28"/>
        </w:rPr>
      </w:pPr>
    </w:p>
    <w:p w:rsidR="00DE58B3" w:rsidRPr="003B1977" w:rsidRDefault="00DE58B3" w:rsidP="00DE58B3">
      <w:pPr>
        <w:pStyle w:val="NoSpacing"/>
        <w:rPr>
          <w:rFonts w:ascii="Times New Roman" w:hAnsi="Times New Roman" w:cs="Times New Roman"/>
          <w:b/>
          <w:color w:val="2C2B2B"/>
          <w:sz w:val="28"/>
          <w:szCs w:val="28"/>
        </w:rPr>
      </w:pPr>
      <w:r w:rsidRPr="003B1977">
        <w:rPr>
          <w:rFonts w:ascii="Times New Roman" w:hAnsi="Times New Roman" w:cs="Times New Roman"/>
          <w:b/>
          <w:color w:val="2C2B2B"/>
          <w:sz w:val="28"/>
          <w:szCs w:val="28"/>
          <w:shd w:val="clear" w:color="auto" w:fill="E9ECF5"/>
        </w:rPr>
        <w:t>Q.What is the difference between Pig LOAD and Hive Select?</w:t>
      </w:r>
    </w:p>
    <w:p w:rsidR="003446B8" w:rsidRDefault="003446B8" w:rsidP="00DE58B3">
      <w:pPr>
        <w:pStyle w:val="NoSpacing"/>
        <w:rPr>
          <w:rFonts w:ascii="Times New Roman" w:hAnsi="Times New Roman" w:cs="Times New Roman"/>
          <w:color w:val="2C2B2B"/>
          <w:sz w:val="28"/>
          <w:szCs w:val="28"/>
        </w:rPr>
      </w:pPr>
    </w:p>
    <w:p w:rsidR="00DE58B3" w:rsidRPr="003B1977" w:rsidRDefault="00DE58B3" w:rsidP="00DE58B3">
      <w:pPr>
        <w:pStyle w:val="NoSpacing"/>
        <w:rPr>
          <w:rFonts w:ascii="Times New Roman" w:hAnsi="Times New Roman" w:cs="Times New Roman"/>
          <w:color w:val="2C2B2B"/>
          <w:sz w:val="28"/>
          <w:szCs w:val="28"/>
        </w:rPr>
      </w:pPr>
      <w:r w:rsidRPr="003B1977">
        <w:rPr>
          <w:rFonts w:ascii="Times New Roman" w:hAnsi="Times New Roman" w:cs="Times New Roman"/>
          <w:color w:val="2C2B2B"/>
          <w:sz w:val="28"/>
          <w:szCs w:val="28"/>
        </w:rPr>
        <w:t>Pig LOAD is used more like the Hive FROM clause within a Hive SELECT statement. Both are used to identify which data sources from the Hadoop HDFS file system is used. Typically in Hive however, the metadata schema for the data source needs to be predefined so that the data source appears to be used like a SQL table. In Pig, it is unnecessary to predefine the metadata schema ahead of time–thus Pig can be used to query from arbitrary data, including non-relational data and recursive data structures–however, the burden of data design shifts from the person providing the data in HDFS to the person consuming the data instead. In Hive, the admin needs to predefine the metadata schema so that Hive users can select from well-architected tables and columns with SQL.</w:t>
      </w:r>
    </w:p>
    <w:p w:rsidR="00DE58B3" w:rsidRPr="003B1977" w:rsidRDefault="00DE58B3" w:rsidP="00DE58B3">
      <w:pPr>
        <w:pStyle w:val="NoSpacing"/>
        <w:rPr>
          <w:rFonts w:ascii="Times New Roman" w:hAnsi="Times New Roman" w:cs="Times New Roman"/>
          <w:color w:val="2C2B2B"/>
          <w:sz w:val="28"/>
          <w:szCs w:val="28"/>
        </w:rPr>
      </w:pPr>
      <w:r w:rsidRPr="003B1977">
        <w:rPr>
          <w:rFonts w:ascii="Times New Roman" w:hAnsi="Times New Roman" w:cs="Times New Roman"/>
          <w:color w:val="2C2B2B"/>
          <w:sz w:val="28"/>
          <w:szCs w:val="28"/>
        </w:rPr>
        <w:t>In Pig, the FOREACH GENERATE statement is used to select specific “columns” of data from the data source, as well as aggregated data such as COUNT() and SUM(), similar to how the SELECT clause in Hive is used.</w:t>
      </w:r>
    </w:p>
    <w:p w:rsidR="00DE58B3" w:rsidRPr="003B1977" w:rsidRDefault="00DE58B3" w:rsidP="00DE58B3">
      <w:pPr>
        <w:pStyle w:val="NoSpacing"/>
        <w:rPr>
          <w:rFonts w:ascii="Times New Roman" w:hAnsi="Times New Roman" w:cs="Times New Roman"/>
          <w:color w:val="2C2B2B"/>
          <w:sz w:val="28"/>
          <w:szCs w:val="28"/>
        </w:rPr>
      </w:pPr>
    </w:p>
    <w:p w:rsidR="00DE58B3" w:rsidRPr="003B1977" w:rsidRDefault="00DE58B3" w:rsidP="00DE58B3">
      <w:pPr>
        <w:pStyle w:val="NoSpacing"/>
        <w:rPr>
          <w:rFonts w:ascii="Times New Roman" w:hAnsi="Times New Roman" w:cs="Times New Roman"/>
          <w:color w:val="2C2B2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UDF functions used in Pig:</w:t>
      </w:r>
    </w:p>
    <w:p w:rsidR="00DE58B3" w:rsidRPr="003B1977" w:rsidRDefault="00DE58B3" w:rsidP="00DE58B3">
      <w:pPr>
        <w:pStyle w:val="NoSpacing"/>
        <w:rPr>
          <w:rFonts w:ascii="Times New Roman" w:hAnsi="Times New Roman" w:cs="Times New Roman"/>
          <w:color w:val="2C2B2B"/>
          <w:sz w:val="28"/>
          <w:szCs w:val="28"/>
        </w:rPr>
      </w:pPr>
    </w:p>
    <w:tbl>
      <w:tblPr>
        <w:tblpPr w:leftFromText="180" w:rightFromText="180" w:vertAnchor="text" w:horzAnchor="margin" w:tblpY="-161"/>
        <w:tblW w:w="7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4"/>
        <w:gridCol w:w="4841"/>
      </w:tblGrid>
      <w:tr w:rsidR="00DE58B3" w:rsidRPr="003B1977" w:rsidTr="002962A0">
        <w:tc>
          <w:tcPr>
            <w:tcW w:w="2544"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b/>
                <w:bCs/>
                <w:color w:val="000000"/>
                <w:sz w:val="28"/>
                <w:szCs w:val="28"/>
                <w:lang w:val="en-IN" w:eastAsia="en-IN"/>
              </w:rPr>
              <w:t>UDF</w:t>
            </w:r>
          </w:p>
        </w:tc>
        <w:tc>
          <w:tcPr>
            <w:tcW w:w="4841"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b/>
                <w:bCs/>
                <w:color w:val="000000"/>
                <w:sz w:val="28"/>
                <w:szCs w:val="28"/>
                <w:lang w:val="en-IN" w:eastAsia="en-IN"/>
              </w:rPr>
              <w:t>Description</w:t>
            </w:r>
          </w:p>
        </w:tc>
      </w:tr>
      <w:tr w:rsidR="00DE58B3" w:rsidRPr="003B1977" w:rsidTr="002962A0">
        <w:tc>
          <w:tcPr>
            <w:tcW w:w="2544"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ExtractHour</w:t>
            </w:r>
          </w:p>
        </w:tc>
        <w:tc>
          <w:tcPr>
            <w:tcW w:w="4841"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Extracts the hour from the record.</w:t>
            </w:r>
          </w:p>
        </w:tc>
      </w:tr>
      <w:tr w:rsidR="00DE58B3" w:rsidRPr="003B1977" w:rsidTr="002962A0">
        <w:tc>
          <w:tcPr>
            <w:tcW w:w="2544"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NgramGenerator</w:t>
            </w:r>
          </w:p>
        </w:tc>
        <w:tc>
          <w:tcPr>
            <w:tcW w:w="4841"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Composes n-grams from the set of words.</w:t>
            </w:r>
          </w:p>
        </w:tc>
      </w:tr>
      <w:tr w:rsidR="00DE58B3" w:rsidRPr="003B1977" w:rsidTr="002962A0">
        <w:tc>
          <w:tcPr>
            <w:tcW w:w="2544"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NonURLDetector</w:t>
            </w:r>
          </w:p>
        </w:tc>
        <w:tc>
          <w:tcPr>
            <w:tcW w:w="4841"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Removes the record if the query field is empty or a URL.</w:t>
            </w:r>
          </w:p>
        </w:tc>
      </w:tr>
      <w:tr w:rsidR="00DE58B3" w:rsidRPr="003B1977" w:rsidTr="002962A0">
        <w:tc>
          <w:tcPr>
            <w:tcW w:w="2544"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ScoreGenerator</w:t>
            </w:r>
          </w:p>
        </w:tc>
        <w:tc>
          <w:tcPr>
            <w:tcW w:w="4841"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Calculates a "popularity" score for the n-gram.</w:t>
            </w:r>
          </w:p>
        </w:tc>
      </w:tr>
      <w:tr w:rsidR="00DE58B3" w:rsidRPr="003B1977" w:rsidTr="002962A0">
        <w:tc>
          <w:tcPr>
            <w:tcW w:w="2544"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ToLower</w:t>
            </w:r>
          </w:p>
        </w:tc>
        <w:tc>
          <w:tcPr>
            <w:tcW w:w="4841"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Changes the query field to lowercase.</w:t>
            </w:r>
          </w:p>
        </w:tc>
      </w:tr>
      <w:tr w:rsidR="00DE58B3" w:rsidRPr="003B1977" w:rsidTr="002962A0">
        <w:tc>
          <w:tcPr>
            <w:tcW w:w="2544"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TutorialUtil</w:t>
            </w:r>
          </w:p>
        </w:tc>
        <w:tc>
          <w:tcPr>
            <w:tcW w:w="4841"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r w:rsidRPr="003B1977">
              <w:rPr>
                <w:rFonts w:ascii="Times New Roman" w:eastAsia="Times New Roman" w:hAnsi="Times New Roman" w:cs="Times New Roman"/>
                <w:color w:val="000000"/>
                <w:sz w:val="28"/>
                <w:szCs w:val="28"/>
                <w:lang w:val="en-IN" w:eastAsia="en-IN"/>
              </w:rPr>
              <w:t>Divides the query string into a set of words.</w:t>
            </w:r>
          </w:p>
        </w:tc>
      </w:tr>
      <w:tr w:rsidR="00DE58B3" w:rsidRPr="003B1977" w:rsidTr="002962A0">
        <w:tc>
          <w:tcPr>
            <w:tcW w:w="2544"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p>
        </w:tc>
        <w:tc>
          <w:tcPr>
            <w:tcW w:w="4841" w:type="dxa"/>
            <w:hideMark/>
          </w:tcPr>
          <w:p w:rsidR="00DE58B3" w:rsidRPr="003B1977" w:rsidRDefault="00DE58B3" w:rsidP="002962A0">
            <w:pPr>
              <w:pStyle w:val="NoSpacing"/>
              <w:rPr>
                <w:rFonts w:ascii="Times New Roman" w:eastAsia="Times New Roman" w:hAnsi="Times New Roman" w:cs="Times New Roman"/>
                <w:color w:val="000000"/>
                <w:sz w:val="28"/>
                <w:szCs w:val="28"/>
                <w:lang w:val="en-IN" w:eastAsia="en-IN"/>
              </w:rPr>
            </w:pPr>
          </w:p>
        </w:tc>
      </w:tr>
    </w:tbl>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proofErr w:type="gramStart"/>
      <w:r w:rsidRPr="003B1977">
        <w:rPr>
          <w:rFonts w:ascii="Times New Roman" w:eastAsia="Times New Roman" w:hAnsi="Times New Roman" w:cs="Times New Roman"/>
          <w:b/>
          <w:sz w:val="28"/>
          <w:szCs w:val="28"/>
          <w:lang w:val="en-IN" w:eastAsia="en-IN"/>
        </w:rPr>
        <w:t>Q.UDF ‘s</w:t>
      </w:r>
      <w:proofErr w:type="gramEnd"/>
      <w:r w:rsidRPr="003B1977">
        <w:rPr>
          <w:rFonts w:ascii="Times New Roman" w:eastAsia="Times New Roman" w:hAnsi="Times New Roman" w:cs="Times New Roman"/>
          <w:b/>
          <w:sz w:val="28"/>
          <w:szCs w:val="28"/>
          <w:lang w:val="en-IN" w:eastAsia="en-IN"/>
        </w:rPr>
        <w:t xml:space="preserve"> in PIG</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b/>
          <w:sz w:val="28"/>
          <w:szCs w:val="28"/>
          <w:lang w:val="en-IN" w:eastAsia="en-IN"/>
        </w:rPr>
        <w:t>A Filter UDF:</w:t>
      </w:r>
      <w:r w:rsidRPr="003B1977">
        <w:rPr>
          <w:rFonts w:ascii="Times New Roman" w:eastAsia="Times New Roman" w:hAnsi="Times New Roman" w:cs="Times New Roman"/>
          <w:sz w:val="28"/>
          <w:szCs w:val="28"/>
          <w:lang w:val="en-IN" w:eastAsia="en-IN"/>
        </w:rPr>
        <w:t xml:space="preserve"> Filter UDFs are all subclasses of FilterFunc, which itself is a subclass of EvalFunc. We’ll</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look</w:t>
      </w:r>
      <w:proofErr w:type="gramEnd"/>
      <w:r w:rsidRPr="003B1977">
        <w:rPr>
          <w:rFonts w:ascii="Times New Roman" w:eastAsia="Times New Roman" w:hAnsi="Times New Roman" w:cs="Times New Roman"/>
          <w:sz w:val="28"/>
          <w:szCs w:val="28"/>
          <w:lang w:val="en-IN" w:eastAsia="en-IN"/>
        </w:rPr>
        <w:t xml:space="preserve"> at EvalFunc in more detail later, but for the moment just note that, in essence,</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EvalFunc looks like the following class:</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public</w:t>
      </w:r>
      <w:proofErr w:type="gramEnd"/>
      <w:r w:rsidRPr="003B1977">
        <w:rPr>
          <w:rFonts w:ascii="Times New Roman" w:eastAsia="Times New Roman" w:hAnsi="Times New Roman" w:cs="Times New Roman"/>
          <w:sz w:val="28"/>
          <w:szCs w:val="28"/>
          <w:lang w:val="en-IN" w:eastAsia="en-IN"/>
        </w:rPr>
        <w:t xml:space="preserve"> abstract class EvalFunc&lt;T&gt; {</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public</w:t>
      </w:r>
      <w:proofErr w:type="gramEnd"/>
      <w:r w:rsidRPr="003B1977">
        <w:rPr>
          <w:rFonts w:ascii="Times New Roman" w:eastAsia="Times New Roman" w:hAnsi="Times New Roman" w:cs="Times New Roman"/>
          <w:sz w:val="28"/>
          <w:szCs w:val="28"/>
          <w:lang w:val="en-IN" w:eastAsia="en-IN"/>
        </w:rPr>
        <w:t xml:space="preserve"> abstract T exec(Tuple input) throws IOException;</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lastRenderedPageBreak/>
        <w:t xml:space="preserve">EvalFunc’s only abstract method, </w:t>
      </w:r>
      <w:proofErr w:type="gramStart"/>
      <w:r w:rsidRPr="003B1977">
        <w:rPr>
          <w:rFonts w:ascii="Times New Roman" w:eastAsia="Times New Roman" w:hAnsi="Times New Roman" w:cs="Times New Roman"/>
          <w:sz w:val="28"/>
          <w:szCs w:val="28"/>
          <w:lang w:val="en-IN" w:eastAsia="en-IN"/>
        </w:rPr>
        <w:t>exec(</w:t>
      </w:r>
      <w:proofErr w:type="gramEnd"/>
      <w:r w:rsidRPr="003B1977">
        <w:rPr>
          <w:rFonts w:ascii="Times New Roman" w:eastAsia="Times New Roman" w:hAnsi="Times New Roman" w:cs="Times New Roman"/>
          <w:sz w:val="28"/>
          <w:szCs w:val="28"/>
          <w:lang w:val="en-IN" w:eastAsia="en-IN"/>
        </w:rPr>
        <w:t>), takes a tuple and returns a single value, the</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w:t>
      </w:r>
      <w:proofErr w:type="gramStart"/>
      <w:r w:rsidRPr="003B1977">
        <w:rPr>
          <w:rFonts w:ascii="Times New Roman" w:eastAsia="Times New Roman" w:hAnsi="Times New Roman" w:cs="Times New Roman"/>
          <w:sz w:val="28"/>
          <w:szCs w:val="28"/>
          <w:lang w:val="en-IN" w:eastAsia="en-IN"/>
        </w:rPr>
        <w:t>parameterized</w:t>
      </w:r>
      <w:proofErr w:type="gramEnd"/>
      <w:r w:rsidRPr="003B1977">
        <w:rPr>
          <w:rFonts w:ascii="Times New Roman" w:eastAsia="Times New Roman" w:hAnsi="Times New Roman" w:cs="Times New Roman"/>
          <w:sz w:val="28"/>
          <w:szCs w:val="28"/>
          <w:lang w:val="en-IN" w:eastAsia="en-IN"/>
        </w:rPr>
        <w:t>) type T. The fields in the input tuple consist of the expressions passed</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to</w:t>
      </w:r>
      <w:proofErr w:type="gramEnd"/>
      <w:r w:rsidRPr="003B1977">
        <w:rPr>
          <w:rFonts w:ascii="Times New Roman" w:eastAsia="Times New Roman" w:hAnsi="Times New Roman" w:cs="Times New Roman"/>
          <w:sz w:val="28"/>
          <w:szCs w:val="28"/>
          <w:lang w:val="en-IN" w:eastAsia="en-IN"/>
        </w:rPr>
        <w:t xml:space="preserve"> the function</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sidRPr="003B1977">
        <w:rPr>
          <w:rFonts w:ascii="Times New Roman" w:eastAsia="Times New Roman" w:hAnsi="Times New Roman" w:cs="Times New Roman"/>
          <w:b/>
          <w:sz w:val="28"/>
          <w:szCs w:val="28"/>
          <w:lang w:val="en-IN" w:eastAsia="en-IN"/>
        </w:rPr>
        <w:t>Q.Describe a Load UDF</w:t>
      </w:r>
    </w:p>
    <w:p w:rsidR="00DE58B3" w:rsidRPr="003B1977" w:rsidRDefault="00DE58B3" w:rsidP="003446B8">
      <w:pPr>
        <w:pStyle w:val="NoSpacing"/>
        <w:ind w:firstLine="720"/>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We’ll demonstrate a custom load function that can read plain-text column ranges as</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fields</w:t>
      </w:r>
      <w:proofErr w:type="gramEnd"/>
      <w:r w:rsidRPr="003B1977">
        <w:rPr>
          <w:rFonts w:ascii="Times New Roman" w:eastAsia="Times New Roman" w:hAnsi="Times New Roman" w:cs="Times New Roman"/>
          <w:sz w:val="28"/>
          <w:szCs w:val="28"/>
          <w:lang w:val="en-IN" w:eastAsia="en-IN"/>
        </w:rPr>
        <w:t>, very much like the Unix cut command. It is used as follows:</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grunt</w:t>
      </w:r>
      <w:proofErr w:type="gramEnd"/>
      <w:r w:rsidRPr="003B1977">
        <w:rPr>
          <w:rFonts w:ascii="Times New Roman" w:eastAsia="Times New Roman" w:hAnsi="Times New Roman" w:cs="Times New Roman"/>
          <w:sz w:val="28"/>
          <w:szCs w:val="28"/>
          <w:lang w:val="en-IN" w:eastAsia="en-IN"/>
        </w:rPr>
        <w:t>&gt; records = LOAD 'input/ncdc/micro/sample.txt'</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 xml:space="preserve">&gt;&gt; USING </w:t>
      </w:r>
      <w:proofErr w:type="gramStart"/>
      <w:r w:rsidRPr="003B1977">
        <w:rPr>
          <w:rFonts w:ascii="Times New Roman" w:eastAsia="Times New Roman" w:hAnsi="Times New Roman" w:cs="Times New Roman"/>
          <w:sz w:val="28"/>
          <w:szCs w:val="28"/>
          <w:lang w:val="en-IN" w:eastAsia="en-IN"/>
        </w:rPr>
        <w:t>com.hadoopbook.pig.CutLoadFunc(</w:t>
      </w:r>
      <w:proofErr w:type="gramEnd"/>
      <w:r w:rsidRPr="003B1977">
        <w:rPr>
          <w:rFonts w:ascii="Times New Roman" w:eastAsia="Times New Roman" w:hAnsi="Times New Roman" w:cs="Times New Roman"/>
          <w:sz w:val="28"/>
          <w:szCs w:val="28"/>
          <w:lang w:val="en-IN" w:eastAsia="en-IN"/>
        </w:rPr>
        <w:t>'2-4,4-6,6-8')</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&gt;&gt; AS (year</w:t>
      </w:r>
      <w:proofErr w:type="gramStart"/>
      <w:r w:rsidRPr="003B1977">
        <w:rPr>
          <w:rFonts w:ascii="Times New Roman" w:eastAsia="Times New Roman" w:hAnsi="Times New Roman" w:cs="Times New Roman"/>
          <w:sz w:val="28"/>
          <w:szCs w:val="28"/>
          <w:lang w:val="en-IN" w:eastAsia="en-IN"/>
        </w:rPr>
        <w:t>:int</w:t>
      </w:r>
      <w:proofErr w:type="gramEnd"/>
      <w:r w:rsidRPr="003B1977">
        <w:rPr>
          <w:rFonts w:ascii="Times New Roman" w:eastAsia="Times New Roman" w:hAnsi="Times New Roman" w:cs="Times New Roman"/>
          <w:sz w:val="28"/>
          <w:szCs w:val="28"/>
          <w:lang w:val="en-IN" w:eastAsia="en-IN"/>
        </w:rPr>
        <w:t>, Ritcher scale:int, occurence:int);</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grunt</w:t>
      </w:r>
      <w:proofErr w:type="gramEnd"/>
      <w:r w:rsidRPr="003B1977">
        <w:rPr>
          <w:rFonts w:ascii="Times New Roman" w:eastAsia="Times New Roman" w:hAnsi="Times New Roman" w:cs="Times New Roman"/>
          <w:sz w:val="28"/>
          <w:szCs w:val="28"/>
          <w:lang w:val="en-IN" w:eastAsia="en-IN"/>
        </w:rPr>
        <w:t>&gt; DUMP records;</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(2001</w:t>
      </w:r>
      <w:proofErr w:type="gramStart"/>
      <w:r w:rsidRPr="003B1977">
        <w:rPr>
          <w:rFonts w:ascii="Times New Roman" w:eastAsia="Times New Roman" w:hAnsi="Times New Roman" w:cs="Times New Roman"/>
          <w:sz w:val="28"/>
          <w:szCs w:val="28"/>
          <w:lang w:val="en-IN" w:eastAsia="en-IN"/>
        </w:rPr>
        <w:t>,7,1</w:t>
      </w:r>
      <w:proofErr w:type="gramEnd"/>
      <w:r w:rsidRPr="003B1977">
        <w:rPr>
          <w:rFonts w:ascii="Times New Roman" w:eastAsia="Times New Roman" w:hAnsi="Times New Roman" w:cs="Times New Roman"/>
          <w:sz w:val="28"/>
          <w:szCs w:val="28"/>
          <w:lang w:val="en-IN" w:eastAsia="en-IN"/>
        </w:rPr>
        <w:t>)</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(2005</w:t>
      </w:r>
      <w:proofErr w:type="gramStart"/>
      <w:r w:rsidRPr="003B1977">
        <w:rPr>
          <w:rFonts w:ascii="Times New Roman" w:eastAsia="Times New Roman" w:hAnsi="Times New Roman" w:cs="Times New Roman"/>
          <w:sz w:val="28"/>
          <w:szCs w:val="28"/>
          <w:lang w:val="en-IN" w:eastAsia="en-IN"/>
        </w:rPr>
        <w:t>,3,1</w:t>
      </w:r>
      <w:proofErr w:type="gramEnd"/>
      <w:r w:rsidRPr="003B1977">
        <w:rPr>
          <w:rFonts w:ascii="Times New Roman" w:eastAsia="Times New Roman" w:hAnsi="Times New Roman" w:cs="Times New Roman"/>
          <w:sz w:val="28"/>
          <w:szCs w:val="28"/>
          <w:lang w:val="en-IN" w:eastAsia="en-IN"/>
        </w:rPr>
        <w:t>)</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(2007</w:t>
      </w:r>
      <w:proofErr w:type="gramStart"/>
      <w:r w:rsidRPr="003B1977">
        <w:rPr>
          <w:rFonts w:ascii="Times New Roman" w:eastAsia="Times New Roman" w:hAnsi="Times New Roman" w:cs="Times New Roman"/>
          <w:sz w:val="28"/>
          <w:szCs w:val="28"/>
          <w:lang w:val="en-IN" w:eastAsia="en-IN"/>
        </w:rPr>
        <w:t>,4,1</w:t>
      </w:r>
      <w:proofErr w:type="gramEnd"/>
      <w:r w:rsidRPr="003B1977">
        <w:rPr>
          <w:rFonts w:ascii="Times New Roman" w:eastAsia="Times New Roman" w:hAnsi="Times New Roman" w:cs="Times New Roman"/>
          <w:sz w:val="28"/>
          <w:szCs w:val="28"/>
          <w:lang w:val="en-IN" w:eastAsia="en-IN"/>
        </w:rPr>
        <w:t>)</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(2014, 8</w:t>
      </w:r>
      <w:proofErr w:type="gramStart"/>
      <w:r w:rsidRPr="003B1977">
        <w:rPr>
          <w:rFonts w:ascii="Times New Roman" w:eastAsia="Times New Roman" w:hAnsi="Times New Roman" w:cs="Times New Roman"/>
          <w:sz w:val="28"/>
          <w:szCs w:val="28"/>
          <w:lang w:val="en-IN" w:eastAsia="en-IN"/>
        </w:rPr>
        <w:t>,1</w:t>
      </w:r>
      <w:proofErr w:type="gramEnd"/>
      <w:r w:rsidRPr="003B1977">
        <w:rPr>
          <w:rFonts w:ascii="Times New Roman" w:eastAsia="Times New Roman" w:hAnsi="Times New Roman" w:cs="Times New Roman"/>
          <w:sz w:val="28"/>
          <w:szCs w:val="28"/>
          <w:lang w:val="en-IN" w:eastAsia="en-IN"/>
        </w:rPr>
        <w:t>)</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(2015, 3</w:t>
      </w:r>
      <w:proofErr w:type="gramStart"/>
      <w:r w:rsidRPr="003B1977">
        <w:rPr>
          <w:rFonts w:ascii="Times New Roman" w:eastAsia="Times New Roman" w:hAnsi="Times New Roman" w:cs="Times New Roman"/>
          <w:sz w:val="28"/>
          <w:szCs w:val="28"/>
          <w:lang w:val="en-IN" w:eastAsia="en-IN"/>
        </w:rPr>
        <w:t>,1</w:t>
      </w:r>
      <w:proofErr w:type="gramEnd"/>
      <w:r w:rsidRPr="003B1977">
        <w:rPr>
          <w:rFonts w:ascii="Times New Roman" w:eastAsia="Times New Roman" w:hAnsi="Times New Roman" w:cs="Times New Roman"/>
          <w:sz w:val="28"/>
          <w:szCs w:val="28"/>
          <w:lang w:val="en-IN" w:eastAsia="en-IN"/>
        </w:rPr>
        <w:t>)</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The string passed to CutLoadFunc is the column specification; each comma-separated</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range</w:t>
      </w:r>
      <w:proofErr w:type="gramEnd"/>
      <w:r w:rsidRPr="003B1977">
        <w:rPr>
          <w:rFonts w:ascii="Times New Roman" w:eastAsia="Times New Roman" w:hAnsi="Times New Roman" w:cs="Times New Roman"/>
          <w:sz w:val="28"/>
          <w:szCs w:val="28"/>
          <w:lang w:val="en-IN" w:eastAsia="en-IN"/>
        </w:rPr>
        <w:t xml:space="preserve"> defines a field, which is assigned a name and type in the AS clause</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CutLoadFunc is constructed with a string that specifies the column ranges to use for each</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field</w:t>
      </w:r>
      <w:proofErr w:type="gramEnd"/>
      <w:r w:rsidRPr="003B1977">
        <w:rPr>
          <w:rFonts w:ascii="Times New Roman" w:eastAsia="Times New Roman" w:hAnsi="Times New Roman" w:cs="Times New Roman"/>
          <w:sz w:val="28"/>
          <w:szCs w:val="28"/>
          <w:lang w:val="en-IN" w:eastAsia="en-IN"/>
        </w:rPr>
        <w:t>. The logic for parsing this string and creating a list of internal Range objects that</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encapsulates</w:t>
      </w:r>
      <w:proofErr w:type="gramEnd"/>
      <w:r w:rsidRPr="003B1977">
        <w:rPr>
          <w:rFonts w:ascii="Times New Roman" w:eastAsia="Times New Roman" w:hAnsi="Times New Roman" w:cs="Times New Roman"/>
          <w:sz w:val="28"/>
          <w:szCs w:val="28"/>
          <w:lang w:val="en-IN" w:eastAsia="en-IN"/>
        </w:rPr>
        <w:t xml:space="preserve"> these ranges is contained in the Range class</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sidRPr="003B1977">
        <w:rPr>
          <w:rFonts w:ascii="Times New Roman" w:eastAsia="Times New Roman" w:hAnsi="Times New Roman" w:cs="Times New Roman"/>
          <w:b/>
          <w:sz w:val="28"/>
          <w:szCs w:val="28"/>
          <w:lang w:val="en-IN" w:eastAsia="en-IN"/>
        </w:rPr>
        <w:t>Q. Explain about Parallelism in Pig?</w:t>
      </w:r>
    </w:p>
    <w:p w:rsidR="00DE58B3" w:rsidRPr="003B1977" w:rsidRDefault="00DE58B3" w:rsidP="003446B8">
      <w:pPr>
        <w:pStyle w:val="NoSpacing"/>
        <w:ind w:firstLine="720"/>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When running in MapReduce mode it’s important that the degree of parallelism</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matches</w:t>
      </w:r>
      <w:proofErr w:type="gramEnd"/>
      <w:r w:rsidRPr="003B1977">
        <w:rPr>
          <w:rFonts w:ascii="Times New Roman" w:eastAsia="Times New Roman" w:hAnsi="Times New Roman" w:cs="Times New Roman"/>
          <w:sz w:val="28"/>
          <w:szCs w:val="28"/>
          <w:lang w:val="en-IN" w:eastAsia="en-IN"/>
        </w:rPr>
        <w:t xml:space="preserve"> the size of the dataset.</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 xml:space="preserve"> By default, Pig will sets the number of reducers by</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looking</w:t>
      </w:r>
      <w:proofErr w:type="gramEnd"/>
      <w:r w:rsidRPr="003B1977">
        <w:rPr>
          <w:rFonts w:ascii="Times New Roman" w:eastAsia="Times New Roman" w:hAnsi="Times New Roman" w:cs="Times New Roman"/>
          <w:sz w:val="28"/>
          <w:szCs w:val="28"/>
          <w:lang w:val="en-IN" w:eastAsia="en-IN"/>
        </w:rPr>
        <w:t xml:space="preserve"> at the size of the input, and using one reducer per 1GB of input, up to a maximum</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of</w:t>
      </w:r>
      <w:proofErr w:type="gramEnd"/>
      <w:r w:rsidRPr="003B1977">
        <w:rPr>
          <w:rFonts w:ascii="Times New Roman" w:eastAsia="Times New Roman" w:hAnsi="Times New Roman" w:cs="Times New Roman"/>
          <w:sz w:val="28"/>
          <w:szCs w:val="28"/>
          <w:lang w:val="en-IN" w:eastAsia="en-IN"/>
        </w:rPr>
        <w:t xml:space="preserve"> 999 reducers. </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We can override these parameters by setting pig.exec.reduc</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lastRenderedPageBreak/>
        <w:t>ers.bytes.per.reducer (the default is 1000000000 bytes) and pig.exec.reducers.max</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w:t>
      </w:r>
      <w:proofErr w:type="gramStart"/>
      <w:r w:rsidRPr="003B1977">
        <w:rPr>
          <w:rFonts w:ascii="Times New Roman" w:eastAsia="Times New Roman" w:hAnsi="Times New Roman" w:cs="Times New Roman"/>
          <w:sz w:val="28"/>
          <w:szCs w:val="28"/>
          <w:lang w:val="en-IN" w:eastAsia="en-IN"/>
        </w:rPr>
        <w:t>default</w:t>
      </w:r>
      <w:proofErr w:type="gramEnd"/>
      <w:r w:rsidRPr="003B1977">
        <w:rPr>
          <w:rFonts w:ascii="Times New Roman" w:eastAsia="Times New Roman" w:hAnsi="Times New Roman" w:cs="Times New Roman"/>
          <w:sz w:val="28"/>
          <w:szCs w:val="28"/>
          <w:lang w:val="en-IN" w:eastAsia="en-IN"/>
        </w:rPr>
        <w:t xml:space="preserve"> 999).</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To explictly set the number of reducers you want for each job, you can use a PARALLEL</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clause</w:t>
      </w:r>
      <w:proofErr w:type="gramEnd"/>
      <w:r w:rsidRPr="003B1977">
        <w:rPr>
          <w:rFonts w:ascii="Times New Roman" w:eastAsia="Times New Roman" w:hAnsi="Times New Roman" w:cs="Times New Roman"/>
          <w:sz w:val="28"/>
          <w:szCs w:val="28"/>
          <w:lang w:val="en-IN" w:eastAsia="en-IN"/>
        </w:rPr>
        <w:t xml:space="preserve"> for operators that run in the reduce phase. These include all the grouping and</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joining</w:t>
      </w:r>
      <w:proofErr w:type="gramEnd"/>
      <w:r w:rsidRPr="003B1977">
        <w:rPr>
          <w:rFonts w:ascii="Times New Roman" w:eastAsia="Times New Roman" w:hAnsi="Times New Roman" w:cs="Times New Roman"/>
          <w:sz w:val="28"/>
          <w:szCs w:val="28"/>
          <w:lang w:val="en-IN" w:eastAsia="en-IN"/>
        </w:rPr>
        <w:t xml:space="preserve"> operators (GROUP, COGROUP, JOIN, CROSS), as well as DISTINCT and</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ORDER.</w:t>
      </w:r>
      <w:proofErr w:type="gramEnd"/>
      <w:r w:rsidRPr="003B1977">
        <w:rPr>
          <w:rFonts w:ascii="Times New Roman" w:eastAsia="Times New Roman" w:hAnsi="Times New Roman" w:cs="Times New Roman"/>
          <w:sz w:val="28"/>
          <w:szCs w:val="28"/>
          <w:lang w:val="en-IN" w:eastAsia="en-IN"/>
        </w:rPr>
        <w:t xml:space="preserve"> The following line sets the number of reducers to 30 for the GROUP:</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grouped_records = GROUP records BY year PARALLEL 30;</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Alternatively, you can set the default_parallel option, and it will take effect for all</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subsequent</w:t>
      </w:r>
      <w:proofErr w:type="gramEnd"/>
      <w:r w:rsidRPr="003B1977">
        <w:rPr>
          <w:rFonts w:ascii="Times New Roman" w:eastAsia="Times New Roman" w:hAnsi="Times New Roman" w:cs="Times New Roman"/>
          <w:sz w:val="28"/>
          <w:szCs w:val="28"/>
          <w:lang w:val="en-IN" w:eastAsia="en-IN"/>
        </w:rPr>
        <w:t xml:space="preserve"> jobs:</w:t>
      </w:r>
    </w:p>
    <w:p w:rsidR="00DE58B3" w:rsidRPr="003B1977" w:rsidRDefault="00DE58B3" w:rsidP="00DE58B3">
      <w:pPr>
        <w:pStyle w:val="NoSpacing"/>
        <w:rPr>
          <w:rFonts w:ascii="Times New Roman" w:eastAsia="Times New Roman" w:hAnsi="Times New Roman" w:cs="Times New Roman"/>
          <w:b/>
          <w:sz w:val="28"/>
          <w:szCs w:val="28"/>
          <w:lang w:val="en-IN" w:eastAsia="en-IN"/>
        </w:rPr>
      </w:pPr>
      <w:proofErr w:type="gramStart"/>
      <w:r w:rsidRPr="003B1977">
        <w:rPr>
          <w:rFonts w:ascii="Times New Roman" w:eastAsia="Times New Roman" w:hAnsi="Times New Roman" w:cs="Times New Roman"/>
          <w:b/>
          <w:sz w:val="28"/>
          <w:szCs w:val="28"/>
          <w:lang w:val="en-IN" w:eastAsia="en-IN"/>
        </w:rPr>
        <w:t>grunt</w:t>
      </w:r>
      <w:proofErr w:type="gramEnd"/>
      <w:r w:rsidRPr="003B1977">
        <w:rPr>
          <w:rFonts w:ascii="Times New Roman" w:eastAsia="Times New Roman" w:hAnsi="Times New Roman" w:cs="Times New Roman"/>
          <w:b/>
          <w:sz w:val="28"/>
          <w:szCs w:val="28"/>
          <w:lang w:val="en-IN" w:eastAsia="en-IN"/>
        </w:rPr>
        <w:t>&gt; set default_parallel 30</w:t>
      </w:r>
    </w:p>
    <w:p w:rsidR="00DE58B3" w:rsidRPr="003B1977" w:rsidRDefault="00DE58B3" w:rsidP="00DE58B3">
      <w:pPr>
        <w:pStyle w:val="NoSpacing"/>
        <w:rPr>
          <w:rFonts w:ascii="Times New Roman" w:eastAsia="Times New Roman" w:hAnsi="Times New Roman" w:cs="Times New Roman"/>
          <w:b/>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sidRPr="003B1977">
        <w:rPr>
          <w:rFonts w:ascii="Times New Roman" w:eastAsia="Times New Roman" w:hAnsi="Times New Roman" w:cs="Times New Roman"/>
          <w:b/>
          <w:sz w:val="28"/>
          <w:szCs w:val="28"/>
          <w:lang w:val="en-IN" w:eastAsia="en-IN"/>
        </w:rPr>
        <w:t>Q.Does Parallel clause changes the mapper tasks?</w:t>
      </w:r>
    </w:p>
    <w:p w:rsidR="00DE58B3" w:rsidRPr="003B1977" w:rsidRDefault="00DE58B3" w:rsidP="003446B8">
      <w:pPr>
        <w:pStyle w:val="NoSpacing"/>
        <w:ind w:firstLine="720"/>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The number of map tasks is set by the size of the input (with one map per HDFS block)</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and</w:t>
      </w:r>
      <w:proofErr w:type="gramEnd"/>
      <w:r w:rsidRPr="003B1977">
        <w:rPr>
          <w:rFonts w:ascii="Times New Roman" w:eastAsia="Times New Roman" w:hAnsi="Times New Roman" w:cs="Times New Roman"/>
          <w:sz w:val="28"/>
          <w:szCs w:val="28"/>
          <w:lang w:val="en-IN" w:eastAsia="en-IN"/>
        </w:rPr>
        <w:t xml:space="preserve"> is not affected by the PARALLEL clause.</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sidRPr="003B1977">
        <w:rPr>
          <w:rFonts w:ascii="Times New Roman" w:eastAsia="Times New Roman" w:hAnsi="Times New Roman" w:cs="Times New Roman"/>
          <w:b/>
          <w:sz w:val="28"/>
          <w:szCs w:val="28"/>
          <w:lang w:val="en-IN" w:eastAsia="en-IN"/>
        </w:rPr>
        <w:t>Q.How paramaeter substitution works?</w:t>
      </w:r>
    </w:p>
    <w:p w:rsidR="00DE58B3" w:rsidRPr="003B1977" w:rsidRDefault="00DE58B3" w:rsidP="003446B8">
      <w:pPr>
        <w:pStyle w:val="NoSpacing"/>
        <w:ind w:firstLine="720"/>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If we want to run the script with differen parameters.</w:t>
      </w:r>
      <w:proofErr w:type="gramEnd"/>
      <w:r w:rsidRPr="003B1977">
        <w:rPr>
          <w:rFonts w:ascii="Times New Roman" w:eastAsia="Times New Roman" w:hAnsi="Times New Roman" w:cs="Times New Roman"/>
          <w:sz w:val="28"/>
          <w:szCs w:val="28"/>
          <w:lang w:val="en-IN" w:eastAsia="en-IN"/>
        </w:rPr>
        <w:t xml:space="preserve"> For Example, Script that runs </w:t>
      </w:r>
      <w:proofErr w:type="gramStart"/>
      <w:r w:rsidRPr="003B1977">
        <w:rPr>
          <w:rFonts w:ascii="Times New Roman" w:eastAsia="Times New Roman" w:hAnsi="Times New Roman" w:cs="Times New Roman"/>
          <w:sz w:val="28"/>
          <w:szCs w:val="28"/>
          <w:lang w:val="en-IN" w:eastAsia="en-IN"/>
        </w:rPr>
        <w:t>daily,</w:t>
      </w:r>
      <w:proofErr w:type="gramEnd"/>
      <w:r w:rsidRPr="003B1977">
        <w:rPr>
          <w:rFonts w:ascii="Times New Roman" w:eastAsia="Times New Roman" w:hAnsi="Times New Roman" w:cs="Times New Roman"/>
          <w:sz w:val="28"/>
          <w:szCs w:val="28"/>
          <w:lang w:val="en-IN" w:eastAsia="en-IN"/>
        </w:rPr>
        <w:t xml:space="preserve"> may use the date to determine which input files it runs over</w:t>
      </w:r>
      <w:r w:rsidRPr="003B1977">
        <w:rPr>
          <w:rFonts w:ascii="Times New Roman" w:eastAsia="Birka" w:hAnsi="Times New Roman" w:cs="Times New Roman"/>
          <w:sz w:val="28"/>
          <w:szCs w:val="28"/>
          <w:lang w:val="en-IN"/>
        </w:rPr>
        <w:t>.</w:t>
      </w:r>
      <w:r w:rsidRPr="003B1977">
        <w:rPr>
          <w:rFonts w:ascii="Times New Roman" w:eastAsia="Times New Roman" w:hAnsi="Times New Roman" w:cs="Times New Roman"/>
          <w:sz w:val="28"/>
          <w:szCs w:val="28"/>
          <w:lang w:val="en-IN" w:eastAsia="en-IN"/>
        </w:rPr>
        <w:t>Pig supports parameter substitution, where parameters in the script are substituted with values supplied at runtime. Parameters are denoted by identifiers prefixed with a $ character</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sidRPr="003B1977">
        <w:rPr>
          <w:rFonts w:ascii="Times New Roman" w:eastAsia="Times New Roman" w:hAnsi="Times New Roman" w:cs="Times New Roman"/>
          <w:b/>
          <w:sz w:val="28"/>
          <w:szCs w:val="28"/>
          <w:lang w:val="en-IN" w:eastAsia="en-IN"/>
        </w:rPr>
        <w:t>Q.Parameter substitution processing</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Parameter substitution occurs as a preprocessing step before the script is run. You can</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see</w:t>
      </w:r>
      <w:proofErr w:type="gramEnd"/>
      <w:r w:rsidRPr="003B1977">
        <w:rPr>
          <w:rFonts w:ascii="Times New Roman" w:eastAsia="Times New Roman" w:hAnsi="Times New Roman" w:cs="Times New Roman"/>
          <w:sz w:val="28"/>
          <w:szCs w:val="28"/>
          <w:lang w:val="en-IN" w:eastAsia="en-IN"/>
        </w:rPr>
        <w:t xml:space="preserve"> the substitutions that the preprocessor made by executing Pig with the -dryrun</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option</w:t>
      </w:r>
      <w:proofErr w:type="gramEnd"/>
      <w:r w:rsidRPr="003B1977">
        <w:rPr>
          <w:rFonts w:ascii="Times New Roman" w:eastAsia="Times New Roman" w:hAnsi="Times New Roman" w:cs="Times New Roman"/>
          <w:sz w:val="28"/>
          <w:szCs w:val="28"/>
          <w:lang w:val="en-IN" w:eastAsia="en-IN"/>
        </w:rPr>
        <w:t>. In dry run mode, Pig performs parameter substitution (and macro expansion)</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and</w:t>
      </w:r>
      <w:proofErr w:type="gramEnd"/>
      <w:r w:rsidRPr="003B1977">
        <w:rPr>
          <w:rFonts w:ascii="Times New Roman" w:eastAsia="Times New Roman" w:hAnsi="Times New Roman" w:cs="Times New Roman"/>
          <w:sz w:val="28"/>
          <w:szCs w:val="28"/>
          <w:lang w:val="en-IN" w:eastAsia="en-IN"/>
        </w:rPr>
        <w:t xml:space="preserve"> generates a copy of the original script with substituted values, but does not execute</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the</w:t>
      </w:r>
      <w:proofErr w:type="gramEnd"/>
      <w:r w:rsidRPr="003B1977">
        <w:rPr>
          <w:rFonts w:ascii="Times New Roman" w:eastAsia="Times New Roman" w:hAnsi="Times New Roman" w:cs="Times New Roman"/>
          <w:sz w:val="28"/>
          <w:szCs w:val="28"/>
          <w:lang w:val="en-IN" w:eastAsia="en-IN"/>
        </w:rPr>
        <w:t xml:space="preserve"> script. You can inspect the generated script and check that the substitutions look</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sane</w:t>
      </w:r>
      <w:proofErr w:type="gramEnd"/>
      <w:r w:rsidRPr="003B1977">
        <w:rPr>
          <w:rFonts w:ascii="Times New Roman" w:eastAsia="Times New Roman" w:hAnsi="Times New Roman" w:cs="Times New Roman"/>
          <w:sz w:val="28"/>
          <w:szCs w:val="28"/>
          <w:lang w:val="en-IN" w:eastAsia="en-IN"/>
        </w:rPr>
        <w:t xml:space="preserve"> (because they are dynamically generated, for example) before running it in normal</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mode</w:t>
      </w:r>
      <w:proofErr w:type="gramEnd"/>
      <w:r w:rsidRPr="003B1977">
        <w:rPr>
          <w:rFonts w:ascii="Times New Roman" w:eastAsia="Times New Roman" w:hAnsi="Times New Roman" w:cs="Times New Roman"/>
          <w:sz w:val="28"/>
          <w:szCs w:val="28"/>
          <w:lang w:val="en-IN" w:eastAsia="en-IN"/>
        </w:rPr>
        <w:t>. At the time of this writing, Grunt does not support parameter substitution.</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proofErr w:type="gramStart"/>
      <w:r w:rsidRPr="003B1977">
        <w:rPr>
          <w:rFonts w:ascii="Times New Roman" w:eastAsia="Times New Roman" w:hAnsi="Times New Roman" w:cs="Times New Roman"/>
          <w:b/>
          <w:sz w:val="28"/>
          <w:szCs w:val="28"/>
          <w:lang w:val="en-IN" w:eastAsia="en-IN"/>
        </w:rPr>
        <w:t>Q.How to disable multi query?</w:t>
      </w:r>
      <w:proofErr w:type="gramEnd"/>
    </w:p>
    <w:p w:rsidR="00DE58B3" w:rsidRPr="003B1977" w:rsidRDefault="00DE58B3" w:rsidP="003446B8">
      <w:pPr>
        <w:pStyle w:val="NoSpacing"/>
        <w:ind w:firstLine="720"/>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It is possible to restore the old behavior by disabling multiquery</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execution</w:t>
      </w:r>
      <w:proofErr w:type="gramEnd"/>
      <w:r w:rsidRPr="003B1977">
        <w:rPr>
          <w:rFonts w:ascii="Times New Roman" w:eastAsia="Times New Roman" w:hAnsi="Times New Roman" w:cs="Times New Roman"/>
          <w:sz w:val="28"/>
          <w:szCs w:val="28"/>
          <w:lang w:val="en-IN" w:eastAsia="en-IN"/>
        </w:rPr>
        <w:t xml:space="preserve"> with the -M or -no_multiquery option to pig.</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sidRPr="003B1977">
        <w:rPr>
          <w:rFonts w:ascii="Times New Roman" w:eastAsia="Times New Roman" w:hAnsi="Times New Roman" w:cs="Times New Roman"/>
          <w:b/>
          <w:sz w:val="28"/>
          <w:szCs w:val="28"/>
          <w:lang w:val="en-IN" w:eastAsia="en-IN"/>
        </w:rPr>
        <w:t>Q.What is a physical plan plan in pig</w:t>
      </w:r>
    </w:p>
    <w:p w:rsidR="00DE58B3" w:rsidRPr="003B1977" w:rsidRDefault="00DE58B3" w:rsidP="003446B8">
      <w:pPr>
        <w:pStyle w:val="NoSpacing"/>
        <w:ind w:firstLine="720"/>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The physical plan that Pig prepares is a series of MapReduce jobs, which in local mode</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Pig runs in the local JVM, and in MapReduce mode Pig runs on a Hadoop cluster.</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sidRPr="003B1977">
        <w:rPr>
          <w:rFonts w:ascii="Times New Roman" w:eastAsia="Times New Roman" w:hAnsi="Times New Roman" w:cs="Times New Roman"/>
          <w:b/>
          <w:sz w:val="28"/>
          <w:szCs w:val="28"/>
          <w:lang w:val="en-IN" w:eastAsia="en-IN"/>
        </w:rPr>
        <w:t>Q.What does DEBUG option do?</w:t>
      </w:r>
    </w:p>
    <w:p w:rsidR="00DE58B3" w:rsidRPr="003B1977" w:rsidRDefault="00DE58B3" w:rsidP="003446B8">
      <w:pPr>
        <w:pStyle w:val="NoSpacing"/>
        <w:ind w:firstLine="720"/>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The debug option is used to turn debug logging on or off from within a script (you can also control the log level when launching Pig, using the -d or -debug option):</w:t>
      </w:r>
    </w:p>
    <w:p w:rsidR="00DE58B3" w:rsidRPr="003B1977" w:rsidRDefault="00DE58B3" w:rsidP="00DE58B3">
      <w:pPr>
        <w:pStyle w:val="NoSpacing"/>
        <w:rPr>
          <w:rFonts w:ascii="Times New Roman" w:eastAsia="Times New Roman" w:hAnsi="Times New Roman" w:cs="Times New Roman"/>
          <w:b/>
          <w:sz w:val="28"/>
          <w:szCs w:val="28"/>
          <w:lang w:val="en-IN" w:eastAsia="en-IN"/>
        </w:rPr>
      </w:pPr>
      <w:proofErr w:type="gramStart"/>
      <w:r w:rsidRPr="003B1977">
        <w:rPr>
          <w:rFonts w:ascii="Times New Roman" w:eastAsia="Times New Roman" w:hAnsi="Times New Roman" w:cs="Times New Roman"/>
          <w:b/>
          <w:sz w:val="28"/>
          <w:szCs w:val="28"/>
          <w:lang w:val="en-IN" w:eastAsia="en-IN"/>
        </w:rPr>
        <w:t>grunt</w:t>
      </w:r>
      <w:proofErr w:type="gramEnd"/>
      <w:r w:rsidRPr="003B1977">
        <w:rPr>
          <w:rFonts w:ascii="Times New Roman" w:eastAsia="Times New Roman" w:hAnsi="Times New Roman" w:cs="Times New Roman"/>
          <w:b/>
          <w:sz w:val="28"/>
          <w:szCs w:val="28"/>
          <w:lang w:val="en-IN" w:eastAsia="en-IN"/>
        </w:rPr>
        <w:t>&gt; set debug on</w:t>
      </w:r>
    </w:p>
    <w:p w:rsidR="00DE58B3" w:rsidRPr="003B1977" w:rsidRDefault="00DE58B3" w:rsidP="00DE58B3">
      <w:pPr>
        <w:pStyle w:val="NoSpacing"/>
        <w:rPr>
          <w:rFonts w:ascii="Times New Roman" w:eastAsia="Times New Roman" w:hAnsi="Times New Roman" w:cs="Times New Roman"/>
          <w:b/>
          <w:sz w:val="28"/>
          <w:szCs w:val="28"/>
          <w:lang w:val="en-IN" w:eastAsia="en-IN"/>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sidRPr="003B1977">
        <w:rPr>
          <w:rFonts w:ascii="Times New Roman" w:eastAsia="Times New Roman" w:hAnsi="Times New Roman" w:cs="Times New Roman"/>
          <w:b/>
          <w:sz w:val="28"/>
          <w:szCs w:val="28"/>
          <w:lang w:val="en-IN" w:eastAsia="en-IN"/>
        </w:rPr>
        <w:t>Q.Name the commands used to run the pig scripts?</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sz w:val="28"/>
          <w:szCs w:val="28"/>
          <w:lang w:val="en-IN" w:eastAsia="en-IN"/>
        </w:rPr>
        <w:t>There are two commands for running a Pig script, exec and run. The</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difference</w:t>
      </w:r>
      <w:proofErr w:type="gramEnd"/>
      <w:r w:rsidRPr="003B1977">
        <w:rPr>
          <w:rFonts w:ascii="Times New Roman" w:eastAsia="Times New Roman" w:hAnsi="Times New Roman" w:cs="Times New Roman"/>
          <w:sz w:val="28"/>
          <w:szCs w:val="28"/>
          <w:lang w:val="en-IN" w:eastAsia="en-IN"/>
        </w:rPr>
        <w:t xml:space="preserve"> is that exec runs the script in batch mode in a new Grunt shell, so any aliases</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defined</w:t>
      </w:r>
      <w:proofErr w:type="gramEnd"/>
      <w:r w:rsidRPr="003B1977">
        <w:rPr>
          <w:rFonts w:ascii="Times New Roman" w:eastAsia="Times New Roman" w:hAnsi="Times New Roman" w:cs="Times New Roman"/>
          <w:sz w:val="28"/>
          <w:szCs w:val="28"/>
          <w:lang w:val="en-IN" w:eastAsia="en-IN"/>
        </w:rPr>
        <w:t xml:space="preserve"> in the script are not accessible to the shell after the script has completed. On</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the</w:t>
      </w:r>
      <w:proofErr w:type="gramEnd"/>
      <w:r w:rsidRPr="003B1977">
        <w:rPr>
          <w:rFonts w:ascii="Times New Roman" w:eastAsia="Times New Roman" w:hAnsi="Times New Roman" w:cs="Times New Roman"/>
          <w:sz w:val="28"/>
          <w:szCs w:val="28"/>
          <w:lang w:val="en-IN" w:eastAsia="en-IN"/>
        </w:rPr>
        <w:t xml:space="preserve"> other hand, when running a script with run, it is as if the contents of the script had</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been</w:t>
      </w:r>
      <w:proofErr w:type="gramEnd"/>
      <w:r w:rsidRPr="003B1977">
        <w:rPr>
          <w:rFonts w:ascii="Times New Roman" w:eastAsia="Times New Roman" w:hAnsi="Times New Roman" w:cs="Times New Roman"/>
          <w:sz w:val="28"/>
          <w:szCs w:val="28"/>
          <w:lang w:val="en-IN" w:eastAsia="en-IN"/>
        </w:rPr>
        <w:t xml:space="preserve"> entered manually, so the command history of the invoking shell contains all the</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statements</w:t>
      </w:r>
      <w:proofErr w:type="gramEnd"/>
      <w:r w:rsidRPr="003B1977">
        <w:rPr>
          <w:rFonts w:ascii="Times New Roman" w:eastAsia="Times New Roman" w:hAnsi="Times New Roman" w:cs="Times New Roman"/>
          <w:sz w:val="28"/>
          <w:szCs w:val="28"/>
          <w:lang w:val="en-IN" w:eastAsia="en-IN"/>
        </w:rPr>
        <w:t xml:space="preserve"> from the script. Multiquery execution, where Pig executes a batch of statements</w:t>
      </w:r>
    </w:p>
    <w:p w:rsidR="00DE58B3" w:rsidRPr="003B1977" w:rsidRDefault="00DE58B3" w:rsidP="00DE58B3">
      <w:pPr>
        <w:pStyle w:val="NoSpacing"/>
        <w:rPr>
          <w:rFonts w:ascii="Times New Roman" w:eastAsia="Times New Roman" w:hAnsi="Times New Roman" w:cs="Times New Roman"/>
          <w:sz w:val="28"/>
          <w:szCs w:val="28"/>
          <w:lang w:val="en-IN" w:eastAsia="en-IN"/>
        </w:rPr>
      </w:pPr>
      <w:proofErr w:type="gramStart"/>
      <w:r w:rsidRPr="003B1977">
        <w:rPr>
          <w:rFonts w:ascii="Times New Roman" w:eastAsia="Times New Roman" w:hAnsi="Times New Roman" w:cs="Times New Roman"/>
          <w:sz w:val="28"/>
          <w:szCs w:val="28"/>
          <w:lang w:val="en-IN" w:eastAsia="en-IN"/>
        </w:rPr>
        <w:t>in</w:t>
      </w:r>
      <w:proofErr w:type="gramEnd"/>
      <w:r w:rsidRPr="003B1977">
        <w:rPr>
          <w:rFonts w:ascii="Times New Roman" w:eastAsia="Times New Roman" w:hAnsi="Times New Roman" w:cs="Times New Roman"/>
          <w:sz w:val="28"/>
          <w:szCs w:val="28"/>
          <w:lang w:val="en-IN" w:eastAsia="en-IN"/>
        </w:rPr>
        <w:t xml:space="preserve"> one go is only used by exec, not run.</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3446B8" w:rsidRDefault="003446B8" w:rsidP="00DE58B3">
      <w:pPr>
        <w:pStyle w:val="NoSpacing"/>
        <w:rPr>
          <w:rFonts w:ascii="Times New Roman" w:eastAsia="Times New Roman" w:hAnsi="Times New Roman" w:cs="Times New Roman"/>
          <w:b/>
          <w:sz w:val="28"/>
          <w:szCs w:val="28"/>
          <w:u w:val="single"/>
          <w:lang w:val="en-IN" w:eastAsia="en-IN"/>
        </w:rPr>
      </w:pPr>
    </w:p>
    <w:p w:rsidR="00DE58B3" w:rsidRPr="003446B8" w:rsidRDefault="00DE58B3" w:rsidP="00DE58B3">
      <w:pPr>
        <w:pStyle w:val="NoSpacing"/>
        <w:rPr>
          <w:rFonts w:ascii="Times New Roman" w:eastAsia="Times New Roman" w:hAnsi="Times New Roman" w:cs="Times New Roman"/>
          <w:b/>
          <w:sz w:val="28"/>
          <w:szCs w:val="28"/>
          <w:u w:val="single"/>
          <w:lang w:val="en-IN" w:eastAsia="en-IN"/>
        </w:rPr>
      </w:pPr>
      <w:r w:rsidRPr="003446B8">
        <w:rPr>
          <w:rFonts w:ascii="Times New Roman" w:eastAsia="Times New Roman" w:hAnsi="Times New Roman" w:cs="Times New Roman"/>
          <w:b/>
          <w:sz w:val="28"/>
          <w:szCs w:val="28"/>
          <w:u w:val="single"/>
          <w:lang w:val="en-IN" w:eastAsia="en-IN"/>
        </w:rPr>
        <w:t>Pig Latin types:</w:t>
      </w: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noProof/>
          <w:sz w:val="28"/>
          <w:szCs w:val="28"/>
        </w:rPr>
        <w:drawing>
          <wp:inline distT="0" distB="0" distL="0" distR="0">
            <wp:extent cx="5943600" cy="2686050"/>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srcRect/>
                    <a:stretch>
                      <a:fillRect/>
                    </a:stretch>
                  </pic:blipFill>
                  <pic:spPr bwMode="auto">
                    <a:xfrm>
                      <a:off x="0" y="0"/>
                      <a:ext cx="5943600" cy="2686050"/>
                    </a:xfrm>
                    <a:prstGeom prst="rect">
                      <a:avLst/>
                    </a:prstGeom>
                    <a:noFill/>
                    <a:ln w="9525">
                      <a:noFill/>
                      <a:miter lim="800000"/>
                      <a:headEnd/>
                      <a:tailEnd/>
                    </a:ln>
                  </pic:spPr>
                </pic:pic>
              </a:graphicData>
            </a:graphic>
          </wp:inline>
        </w:drawing>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hAnsi="Times New Roman" w:cs="Times New Roman"/>
          <w:b/>
          <w:bCs/>
          <w:sz w:val="28"/>
          <w:szCs w:val="28"/>
        </w:rPr>
      </w:pPr>
      <w:r w:rsidRPr="003B1977">
        <w:rPr>
          <w:rFonts w:ascii="Times New Roman" w:hAnsi="Times New Roman" w:cs="Times New Roman"/>
          <w:b/>
          <w:bCs/>
          <w:sz w:val="28"/>
          <w:szCs w:val="28"/>
        </w:rPr>
        <w:t>Pig Compilation and Execution</w:t>
      </w:r>
    </w:p>
    <w:p w:rsidR="00DE58B3" w:rsidRPr="003B1977" w:rsidRDefault="00DE58B3" w:rsidP="00DE58B3">
      <w:pPr>
        <w:pStyle w:val="NoSpacing"/>
        <w:rPr>
          <w:rFonts w:ascii="Times New Roman" w:hAnsi="Times New Roman" w:cs="Times New Roman"/>
          <w:b/>
          <w:bCs/>
          <w:sz w:val="28"/>
          <w:szCs w:val="28"/>
        </w:rPr>
      </w:pPr>
    </w:p>
    <w:p w:rsidR="00DE58B3" w:rsidRPr="003B1977" w:rsidRDefault="00DE58B3" w:rsidP="00DE58B3">
      <w:pPr>
        <w:pStyle w:val="NoSpacing"/>
        <w:rPr>
          <w:rFonts w:ascii="Times New Roman" w:eastAsia="Times New Roman" w:hAnsi="Times New Roman" w:cs="Times New Roman"/>
          <w:sz w:val="28"/>
          <w:szCs w:val="28"/>
          <w:lang w:val="en-IN" w:eastAsia="en-IN"/>
        </w:rPr>
      </w:pPr>
      <w:r w:rsidRPr="003B1977">
        <w:rPr>
          <w:rFonts w:ascii="Times New Roman" w:eastAsia="Times New Roman" w:hAnsi="Times New Roman" w:cs="Times New Roman"/>
          <w:noProof/>
          <w:sz w:val="28"/>
          <w:szCs w:val="28"/>
        </w:rPr>
        <w:drawing>
          <wp:inline distT="0" distB="0" distL="0" distR="0">
            <wp:extent cx="2724150" cy="2800350"/>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2724150" cy="2800350"/>
                    </a:xfrm>
                    <a:prstGeom prst="rect">
                      <a:avLst/>
                    </a:prstGeom>
                    <a:noFill/>
                    <a:ln w="9525">
                      <a:noFill/>
                      <a:miter lim="800000"/>
                      <a:headEnd/>
                      <a:tailEnd/>
                    </a:ln>
                  </pic:spPr>
                </pic:pic>
              </a:graphicData>
            </a:graphic>
          </wp:inline>
        </w:drawing>
      </w:r>
      <w:r w:rsidRPr="003B1977">
        <w:rPr>
          <w:rFonts w:ascii="Times New Roman" w:eastAsia="Times New Roman" w:hAnsi="Times New Roman" w:cs="Times New Roman"/>
          <w:sz w:val="28"/>
          <w:szCs w:val="28"/>
          <w:lang w:val="en-IN" w:eastAsia="en-IN"/>
        </w:rPr>
        <w:tab/>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b/>
          <w:sz w:val="28"/>
          <w:szCs w:val="28"/>
        </w:rPr>
        <w:t xml:space="preserve">Logical </w:t>
      </w:r>
      <w:proofErr w:type="gramStart"/>
      <w:r w:rsidRPr="003B1977">
        <w:rPr>
          <w:rFonts w:ascii="Times New Roman" w:hAnsi="Times New Roman" w:cs="Times New Roman"/>
          <w:b/>
          <w:sz w:val="28"/>
          <w:szCs w:val="28"/>
        </w:rPr>
        <w:t>Optimizer :</w:t>
      </w:r>
      <w:r w:rsidRPr="003B1977">
        <w:rPr>
          <w:rFonts w:ascii="Times New Roman" w:hAnsi="Times New Roman" w:cs="Times New Roman"/>
          <w:iCs/>
          <w:sz w:val="28"/>
          <w:szCs w:val="28"/>
        </w:rPr>
        <w:t>Optimize</w:t>
      </w:r>
      <w:proofErr w:type="gramEnd"/>
      <w:r w:rsidRPr="003B1977">
        <w:rPr>
          <w:rFonts w:ascii="Times New Roman" w:hAnsi="Times New Roman" w:cs="Times New Roman"/>
          <w:iCs/>
          <w:sz w:val="28"/>
          <w:szCs w:val="28"/>
        </w:rPr>
        <w:t xml:space="preserve"> the canonical logical plan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b/>
          <w:iCs/>
          <w:sz w:val="28"/>
          <w:szCs w:val="28"/>
        </w:rPr>
        <w:t>Push Up Filters:</w:t>
      </w:r>
      <w:r w:rsidRPr="003B1977">
        <w:rPr>
          <w:rFonts w:ascii="Times New Roman" w:hAnsi="Times New Roman" w:cs="Times New Roman"/>
          <w:iCs/>
          <w:sz w:val="28"/>
          <w:szCs w:val="28"/>
        </w:rPr>
        <w:t xml:space="preserve"> Push the FILTER operators up the data flow graph</w:t>
      </w:r>
    </w:p>
    <w:p w:rsidR="00DE58B3" w:rsidRPr="003B1977" w:rsidRDefault="00DE58B3" w:rsidP="00DE58B3">
      <w:pPr>
        <w:pStyle w:val="NoSpacing"/>
        <w:rPr>
          <w:rFonts w:ascii="Times New Roman" w:hAnsi="Times New Roman" w:cs="Times New Roman"/>
          <w:iCs/>
          <w:sz w:val="28"/>
          <w:szCs w:val="28"/>
        </w:rPr>
      </w:pPr>
      <w:r w:rsidRPr="003B1977">
        <w:rPr>
          <w:rFonts w:ascii="Times New Roman" w:hAnsi="Times New Roman" w:cs="Times New Roman"/>
          <w:b/>
          <w:iCs/>
          <w:sz w:val="28"/>
          <w:szCs w:val="28"/>
        </w:rPr>
        <w:t xml:space="preserve">Push Down </w:t>
      </w:r>
      <w:proofErr w:type="gramStart"/>
      <w:r w:rsidRPr="003B1977">
        <w:rPr>
          <w:rFonts w:ascii="Times New Roman" w:hAnsi="Times New Roman" w:cs="Times New Roman"/>
          <w:b/>
          <w:iCs/>
          <w:sz w:val="28"/>
          <w:szCs w:val="28"/>
        </w:rPr>
        <w:t>Explodes :</w:t>
      </w:r>
      <w:r w:rsidRPr="003B1977">
        <w:rPr>
          <w:rFonts w:ascii="Times New Roman" w:hAnsi="Times New Roman" w:cs="Times New Roman"/>
          <w:iCs/>
          <w:sz w:val="28"/>
          <w:szCs w:val="28"/>
        </w:rPr>
        <w:t>Reduce</w:t>
      </w:r>
      <w:proofErr w:type="gramEnd"/>
      <w:r w:rsidRPr="003B1977">
        <w:rPr>
          <w:rFonts w:ascii="Times New Roman" w:hAnsi="Times New Roman" w:cs="Times New Roman"/>
          <w:iCs/>
          <w:sz w:val="28"/>
          <w:szCs w:val="28"/>
        </w:rPr>
        <w:t xml:space="preserve"> the number of records that flow through the pipeline by moving FOREACH operators with a FLATTEN down the data flow graph</w:t>
      </w:r>
    </w:p>
    <w:p w:rsidR="00DE58B3" w:rsidRPr="003B1977" w:rsidRDefault="00DE58B3" w:rsidP="00DE58B3">
      <w:pPr>
        <w:pStyle w:val="NoSpacing"/>
        <w:rPr>
          <w:rFonts w:ascii="Times New Roman" w:hAnsi="Times New Roman" w:cs="Times New Roman"/>
          <w:iCs/>
          <w:sz w:val="28"/>
          <w:szCs w:val="28"/>
        </w:rPr>
      </w:pPr>
      <w:r w:rsidRPr="003B1977">
        <w:rPr>
          <w:rFonts w:ascii="Times New Roman" w:hAnsi="Times New Roman" w:cs="Times New Roman"/>
          <w:b/>
          <w:sz w:val="28"/>
          <w:szCs w:val="28"/>
        </w:rPr>
        <w:t xml:space="preserve">MR </w:t>
      </w:r>
      <w:proofErr w:type="gramStart"/>
      <w:r w:rsidRPr="003B1977">
        <w:rPr>
          <w:rFonts w:ascii="Times New Roman" w:hAnsi="Times New Roman" w:cs="Times New Roman"/>
          <w:b/>
          <w:sz w:val="28"/>
          <w:szCs w:val="28"/>
        </w:rPr>
        <w:t>Translation :</w:t>
      </w:r>
      <w:proofErr w:type="gramEnd"/>
      <w:r w:rsidRPr="003B1977">
        <w:rPr>
          <w:rFonts w:ascii="Times New Roman" w:hAnsi="Times New Roman" w:cs="Times New Roman"/>
          <w:sz w:val="28"/>
          <w:szCs w:val="28"/>
        </w:rPr>
        <w:t xml:space="preserve"> </w:t>
      </w:r>
      <w:r w:rsidRPr="003B1977">
        <w:rPr>
          <w:rFonts w:ascii="Times New Roman" w:hAnsi="Times New Roman" w:cs="Times New Roman"/>
          <w:iCs/>
          <w:sz w:val="28"/>
          <w:szCs w:val="28"/>
        </w:rPr>
        <w:t>Compile the optimized logical plan into a DAG of MR jobs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Logical Plan toPhysical Plan–Embeds each physical operator within MR stage</w:t>
      </w:r>
    </w:p>
    <w:p w:rsidR="00DE58B3" w:rsidRPr="003B1977" w:rsidRDefault="00DE58B3" w:rsidP="00DE58B3">
      <w:pPr>
        <w:pStyle w:val="NoSpacing"/>
        <w:rPr>
          <w:rFonts w:ascii="Times New Roman" w:hAnsi="Times New Roman" w:cs="Times New Roman"/>
          <w:iCs/>
          <w:sz w:val="28"/>
          <w:szCs w:val="28"/>
        </w:rPr>
      </w:pPr>
      <w:r w:rsidRPr="003B1977">
        <w:rPr>
          <w:rFonts w:ascii="Times New Roman" w:hAnsi="Times New Roman" w:cs="Times New Roman"/>
          <w:b/>
          <w:iCs/>
          <w:sz w:val="28"/>
          <w:szCs w:val="28"/>
        </w:rPr>
        <w:lastRenderedPageBreak/>
        <w:t xml:space="preserve">Running the </w:t>
      </w:r>
      <w:proofErr w:type="gramStart"/>
      <w:r w:rsidRPr="003B1977">
        <w:rPr>
          <w:rFonts w:ascii="Times New Roman" w:hAnsi="Times New Roman" w:cs="Times New Roman"/>
          <w:b/>
          <w:iCs/>
          <w:sz w:val="28"/>
          <w:szCs w:val="28"/>
        </w:rPr>
        <w:t>jobs :</w:t>
      </w:r>
      <w:r w:rsidRPr="003B1977">
        <w:rPr>
          <w:rFonts w:ascii="Times New Roman" w:hAnsi="Times New Roman" w:cs="Times New Roman"/>
          <w:iCs/>
          <w:sz w:val="28"/>
          <w:szCs w:val="28"/>
        </w:rPr>
        <w:t>Topologically</w:t>
      </w:r>
      <w:proofErr w:type="gramEnd"/>
      <w:r w:rsidRPr="003B1977">
        <w:rPr>
          <w:rFonts w:ascii="Times New Roman" w:hAnsi="Times New Roman" w:cs="Times New Roman"/>
          <w:iCs/>
          <w:sz w:val="28"/>
          <w:szCs w:val="28"/>
        </w:rPr>
        <w:t xml:space="preserve"> sort the DAG of MR jobs</w:t>
      </w:r>
    </w:p>
    <w:p w:rsidR="00DE58B3" w:rsidRPr="003B1977" w:rsidRDefault="00DE58B3" w:rsidP="00DE58B3">
      <w:pPr>
        <w:pStyle w:val="NoSpacing"/>
        <w:rPr>
          <w:rFonts w:ascii="Times New Roman" w:hAnsi="Times New Roman" w:cs="Times New Roman"/>
          <w:iCs/>
          <w:sz w:val="28"/>
          <w:szCs w:val="28"/>
        </w:rPr>
      </w:pPr>
      <w:r w:rsidRPr="003B1977">
        <w:rPr>
          <w:rFonts w:ascii="Times New Roman" w:hAnsi="Times New Roman" w:cs="Times New Roman"/>
          <w:iCs/>
          <w:sz w:val="28"/>
          <w:szCs w:val="28"/>
        </w:rPr>
        <w:t>Submit jobs to Hadoopin the sorted order</w:t>
      </w:r>
    </w:p>
    <w:p w:rsidR="00DE58B3" w:rsidRPr="003B1977" w:rsidRDefault="00DE58B3" w:rsidP="00DE58B3">
      <w:pPr>
        <w:pStyle w:val="NoSpacing"/>
        <w:rPr>
          <w:rFonts w:ascii="Times New Roman" w:hAnsi="Times New Roman" w:cs="Times New Roman"/>
          <w:iCs/>
          <w:sz w:val="28"/>
          <w:szCs w:val="28"/>
        </w:rPr>
      </w:pPr>
      <w:r w:rsidRPr="003B1977">
        <w:rPr>
          <w:rFonts w:ascii="Times New Roman" w:hAnsi="Times New Roman" w:cs="Times New Roman"/>
          <w:iCs/>
          <w:sz w:val="28"/>
          <w:szCs w:val="28"/>
        </w:rPr>
        <w:t>Monitor the execution status</w:t>
      </w:r>
    </w:p>
    <w:p w:rsidR="00DE58B3" w:rsidRPr="003B1977" w:rsidRDefault="00DE58B3" w:rsidP="00DE58B3">
      <w:pPr>
        <w:pStyle w:val="NoSpacing"/>
        <w:rPr>
          <w:rFonts w:ascii="Times New Roman" w:hAnsi="Times New Roman" w:cs="Times New Roman"/>
          <w:iCs/>
          <w:sz w:val="28"/>
          <w:szCs w:val="28"/>
        </w:rPr>
      </w:pPr>
    </w:p>
    <w:p w:rsidR="00DE58B3" w:rsidRPr="003B1977" w:rsidRDefault="00DE58B3" w:rsidP="00DE58B3">
      <w:pPr>
        <w:pStyle w:val="NoSpacing"/>
        <w:rPr>
          <w:rFonts w:ascii="Times New Roman" w:eastAsia="Times New Roman" w:hAnsi="Times New Roman" w:cs="Times New Roman"/>
          <w:b/>
          <w:sz w:val="28"/>
          <w:szCs w:val="28"/>
          <w:lang w:val="en-IN" w:eastAsia="en-IN"/>
        </w:rPr>
      </w:pPr>
      <w:r w:rsidRPr="003B1977">
        <w:rPr>
          <w:rFonts w:ascii="Times New Roman" w:eastAsia="Times New Roman" w:hAnsi="Times New Roman" w:cs="Times New Roman"/>
          <w:b/>
          <w:sz w:val="28"/>
          <w:szCs w:val="28"/>
          <w:lang w:val="en-IN" w:eastAsia="en-IN"/>
        </w:rPr>
        <w:t>Q.How split and multiplex operators are used in pig?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Processing data in multiple ways without loading it multiple times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Using too many SPLITs can harm combiner effectiveness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–A smaller portion of data can be held in memory</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–Up to the user to reason about this tradeoff</w:t>
      </w: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eastAsia="Times New Roman" w:hAnsi="Times New Roman" w:cs="Times New Roman"/>
          <w:sz w:val="28"/>
          <w:szCs w:val="28"/>
          <w:lang w:val="en-IN" w:eastAsia="en-IN"/>
        </w:rPr>
      </w:pPr>
    </w:p>
    <w:p w:rsidR="00DE58B3" w:rsidRPr="003B1977" w:rsidRDefault="00DE58B3" w:rsidP="00DE58B3">
      <w:pPr>
        <w:pStyle w:val="NoSpacing"/>
        <w:rPr>
          <w:rFonts w:ascii="Times New Roman" w:hAnsi="Times New Roman" w:cs="Times New Roman"/>
          <w:color w:val="000000"/>
          <w:sz w:val="28"/>
          <w:szCs w:val="28"/>
        </w:rPr>
      </w:pPr>
    </w:p>
    <w:p w:rsidR="00DE58B3" w:rsidRPr="003B1977" w:rsidRDefault="00DE58B3" w:rsidP="00DE58B3">
      <w:pPr>
        <w:pStyle w:val="NoSpacing"/>
        <w:rPr>
          <w:rFonts w:ascii="Times New Roman" w:hAnsi="Times New Roman" w:cs="Times New Roman"/>
          <w:color w:val="333333"/>
          <w:sz w:val="28"/>
          <w:szCs w:val="28"/>
          <w:shd w:val="clear" w:color="auto" w:fill="F8F8F8"/>
        </w:rPr>
      </w:pP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ab/>
      </w:r>
      <w:r w:rsidRPr="003B1977">
        <w:rPr>
          <w:rFonts w:ascii="Times New Roman" w:hAnsi="Times New Roman" w:cs="Times New Roman"/>
          <w:b/>
          <w:sz w:val="28"/>
          <w:szCs w:val="28"/>
        </w:rPr>
        <w:tab/>
      </w:r>
      <w:r w:rsidRPr="003B1977">
        <w:rPr>
          <w:rFonts w:ascii="Times New Roman" w:hAnsi="Times New Roman" w:cs="Times New Roman"/>
          <w:b/>
          <w:sz w:val="28"/>
          <w:szCs w:val="28"/>
        </w:rPr>
        <w:tab/>
      </w:r>
      <w:r w:rsidRPr="003B1977">
        <w:rPr>
          <w:rFonts w:ascii="Times New Roman" w:hAnsi="Times New Roman" w:cs="Times New Roman"/>
          <w:b/>
          <w:sz w:val="28"/>
          <w:szCs w:val="28"/>
        </w:rPr>
        <w:tab/>
      </w: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
    <w:p w:rsidR="003446B8" w:rsidRDefault="00DE58B3" w:rsidP="00DE58B3">
      <w:pPr>
        <w:pStyle w:val="NoSpacing"/>
        <w:rPr>
          <w:rFonts w:ascii="Times New Roman" w:hAnsi="Times New Roman" w:cs="Times New Roman"/>
          <w:b/>
          <w:sz w:val="48"/>
          <w:szCs w:val="48"/>
        </w:rPr>
      </w:pPr>
      <w:r w:rsidRPr="0050154B">
        <w:rPr>
          <w:rFonts w:ascii="Times New Roman" w:hAnsi="Times New Roman" w:cs="Times New Roman"/>
          <w:b/>
          <w:sz w:val="48"/>
          <w:szCs w:val="48"/>
        </w:rPr>
        <w:tab/>
      </w:r>
      <w:r w:rsidRPr="0050154B">
        <w:rPr>
          <w:rFonts w:ascii="Times New Roman" w:hAnsi="Times New Roman" w:cs="Times New Roman"/>
          <w:b/>
          <w:sz w:val="48"/>
          <w:szCs w:val="48"/>
        </w:rPr>
        <w:tab/>
      </w:r>
      <w:r w:rsidRPr="0050154B">
        <w:rPr>
          <w:rFonts w:ascii="Times New Roman" w:hAnsi="Times New Roman" w:cs="Times New Roman"/>
          <w:b/>
          <w:sz w:val="48"/>
          <w:szCs w:val="48"/>
        </w:rPr>
        <w:tab/>
      </w:r>
      <w:r w:rsidRPr="0050154B">
        <w:rPr>
          <w:rFonts w:ascii="Times New Roman" w:hAnsi="Times New Roman" w:cs="Times New Roman"/>
          <w:b/>
          <w:sz w:val="48"/>
          <w:szCs w:val="48"/>
        </w:rPr>
        <w:tab/>
      </w:r>
      <w:r w:rsidRPr="0050154B">
        <w:rPr>
          <w:rFonts w:ascii="Times New Roman" w:hAnsi="Times New Roman" w:cs="Times New Roman"/>
          <w:b/>
          <w:sz w:val="48"/>
          <w:szCs w:val="48"/>
        </w:rPr>
        <w:tab/>
      </w: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3446B8" w:rsidRDefault="003446B8" w:rsidP="00DE58B3">
      <w:pPr>
        <w:pStyle w:val="NoSpacing"/>
        <w:rPr>
          <w:rFonts w:ascii="Times New Roman" w:hAnsi="Times New Roman" w:cs="Times New Roman"/>
          <w:b/>
          <w:sz w:val="48"/>
          <w:szCs w:val="48"/>
        </w:rPr>
      </w:pPr>
    </w:p>
    <w:p w:rsidR="00DE58B3" w:rsidRPr="00A360BD" w:rsidRDefault="00DE58B3" w:rsidP="003446B8">
      <w:pPr>
        <w:pStyle w:val="NoSpacing"/>
        <w:ind w:left="2880" w:firstLine="720"/>
        <w:rPr>
          <w:rFonts w:ascii="Times New Roman" w:hAnsi="Times New Roman" w:cs="Times New Roman"/>
          <w:b/>
          <w:sz w:val="52"/>
          <w:szCs w:val="52"/>
        </w:rPr>
      </w:pPr>
      <w:r w:rsidRPr="00A360BD">
        <w:rPr>
          <w:rFonts w:ascii="Times New Roman" w:hAnsi="Times New Roman" w:cs="Times New Roman"/>
          <w:b/>
          <w:sz w:val="52"/>
          <w:szCs w:val="52"/>
        </w:rPr>
        <w:t>HIVE</w:t>
      </w:r>
      <w:r w:rsidRPr="00A360BD">
        <w:rPr>
          <w:rFonts w:ascii="Times New Roman" w:hAnsi="Times New Roman" w:cs="Times New Roman"/>
          <w:b/>
          <w:sz w:val="52"/>
          <w:szCs w:val="52"/>
        </w:rPr>
        <w:br w:type="page"/>
      </w:r>
    </w:p>
    <w:p w:rsidR="0050154B" w:rsidRPr="00A360BD" w:rsidRDefault="00DE58B3" w:rsidP="00DE58B3">
      <w:pPr>
        <w:pStyle w:val="NoSpacing"/>
        <w:rPr>
          <w:rFonts w:ascii="Times New Roman" w:hAnsi="Times New Roman" w:cs="Times New Roman"/>
          <w:b/>
          <w:sz w:val="36"/>
          <w:szCs w:val="36"/>
        </w:rPr>
      </w:pPr>
      <w:r w:rsidRPr="00A360BD">
        <w:rPr>
          <w:rFonts w:ascii="Times New Roman" w:hAnsi="Times New Roman" w:cs="Times New Roman"/>
          <w:b/>
          <w:sz w:val="36"/>
          <w:szCs w:val="36"/>
        </w:rPr>
        <w:lastRenderedPageBreak/>
        <w:t>Frequently Asked Ques</w:t>
      </w:r>
      <w:r w:rsidR="0050154B" w:rsidRPr="00A360BD">
        <w:rPr>
          <w:rFonts w:ascii="Times New Roman" w:hAnsi="Times New Roman" w:cs="Times New Roman"/>
          <w:b/>
          <w:sz w:val="36"/>
          <w:szCs w:val="36"/>
        </w:rPr>
        <w:t>tions</w:t>
      </w:r>
      <w:r w:rsidRPr="00A360BD">
        <w:rPr>
          <w:rFonts w:ascii="Times New Roman" w:hAnsi="Times New Roman" w:cs="Times New Roman"/>
          <w:b/>
          <w:sz w:val="36"/>
          <w:szCs w:val="36"/>
        </w:rPr>
        <w:t xml:space="preserve"> </w:t>
      </w:r>
    </w:p>
    <w:p w:rsidR="00DE58B3" w:rsidRPr="0050154B" w:rsidRDefault="00DE58B3" w:rsidP="00DE58B3">
      <w:pPr>
        <w:pStyle w:val="NoSpacing"/>
        <w:rPr>
          <w:rFonts w:ascii="Times New Roman" w:hAnsi="Times New Roman" w:cs="Times New Roman"/>
          <w:b/>
          <w:sz w:val="32"/>
          <w:szCs w:val="32"/>
        </w:rPr>
      </w:pPr>
      <w:r w:rsidRPr="0050154B">
        <w:rPr>
          <w:rFonts w:ascii="Times New Roman" w:hAnsi="Times New Roman" w:cs="Times New Roman"/>
          <w:b/>
          <w:sz w:val="32"/>
          <w:szCs w:val="32"/>
        </w:rPr>
        <w:t xml:space="preserve"> </w:t>
      </w: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hAnsi="Times New Roman" w:cs="Times New Roman"/>
          <w:b/>
          <w:sz w:val="28"/>
          <w:szCs w:val="28"/>
        </w:rPr>
        <w:t>1.Explain</w:t>
      </w:r>
      <w:proofErr w:type="gramEnd"/>
      <w:r w:rsidRPr="003B1977">
        <w:rPr>
          <w:rFonts w:ascii="Times New Roman" w:hAnsi="Times New Roman" w:cs="Times New Roman"/>
          <w:b/>
          <w:sz w:val="28"/>
          <w:szCs w:val="28"/>
        </w:rPr>
        <w:t xml:space="preserve">  OrderBy Vs SortBy with Examples?</w:t>
      </w:r>
    </w:p>
    <w:p w:rsidR="0050154B" w:rsidRDefault="0050154B"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ORDERBY</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1. The ORDER BY clause is familar from other SQL dialects.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2. It performs the 'total ordering of the query result set' i.e. ' all the data will be pa</w:t>
      </w:r>
      <w:r w:rsidR="0050154B">
        <w:rPr>
          <w:rFonts w:ascii="Times New Roman" w:hAnsi="Times New Roman" w:cs="Times New Roman"/>
          <w:sz w:val="28"/>
          <w:szCs w:val="28"/>
        </w:rPr>
        <w:t>ssed to a single reducer' which</w:t>
      </w:r>
      <w:r w:rsidRPr="003B1977">
        <w:rPr>
          <w:rFonts w:ascii="Times New Roman" w:hAnsi="Times New Roman" w:cs="Times New Roman"/>
          <w:sz w:val="28"/>
          <w:szCs w:val="28"/>
        </w:rPr>
        <w:t xml:space="preserve">   will take longer time if we have larger datasets.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Example: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SELECT * FROM stab44 ORDER BY bankid;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Number of rduce tasks determined at Compiletime</w:t>
      </w:r>
      <w:proofErr w:type="gramStart"/>
      <w:r w:rsidRPr="003B1977">
        <w:rPr>
          <w:rFonts w:ascii="Times New Roman" w:hAnsi="Times New Roman" w:cs="Times New Roman"/>
          <w:sz w:val="28"/>
          <w:szCs w:val="28"/>
        </w:rPr>
        <w:t>:1</w:t>
      </w:r>
      <w:proofErr w:type="gramEnd"/>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SORT BY</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1. Where as SORT BY (Hive's alternative to ORDER BY</w:t>
      </w:r>
      <w:proofErr w:type="gramStart"/>
      <w:r w:rsidRPr="003B1977">
        <w:rPr>
          <w:rFonts w:ascii="Times New Roman" w:hAnsi="Times New Roman" w:cs="Times New Roman"/>
          <w:sz w:val="28"/>
          <w:szCs w:val="28"/>
        </w:rPr>
        <w:t>) ,</w:t>
      </w:r>
      <w:proofErr w:type="gramEnd"/>
      <w:r w:rsidRPr="003B1977">
        <w:rPr>
          <w:rFonts w:ascii="Times New Roman" w:hAnsi="Times New Roman" w:cs="Times New Roman"/>
          <w:sz w:val="28"/>
          <w:szCs w:val="28"/>
        </w:rPr>
        <w:t xml:space="preserve"> will orders the data only within each reducer and performs      the  'local ordering of the data' where each REDUCER'S OUTPUT will be SORTTED.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2. Better perfomance is traded for total ordering.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Example: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SELECT * FROM stab44 SORT BY bankid;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Number of reduce tasks not specified .Estimated from input datasize</w:t>
      </w:r>
      <w:proofErr w:type="gramStart"/>
      <w:r w:rsidRPr="003B1977">
        <w:rPr>
          <w:rFonts w:ascii="Times New Roman" w:hAnsi="Times New Roman" w:cs="Times New Roman"/>
          <w:sz w:val="28"/>
          <w:szCs w:val="28"/>
        </w:rPr>
        <w:t>:1</w:t>
      </w:r>
      <w:proofErr w:type="gramEnd"/>
    </w:p>
    <w:p w:rsidR="00DE58B3"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hAnsi="Times New Roman" w:cs="Times New Roman"/>
          <w:b/>
          <w:sz w:val="28"/>
          <w:szCs w:val="28"/>
        </w:rPr>
        <w:t>2.What</w:t>
      </w:r>
      <w:proofErr w:type="gramEnd"/>
      <w:r w:rsidRPr="003B1977">
        <w:rPr>
          <w:rFonts w:ascii="Times New Roman" w:hAnsi="Times New Roman" w:cs="Times New Roman"/>
          <w:b/>
          <w:sz w:val="28"/>
          <w:szCs w:val="28"/>
        </w:rPr>
        <w:t xml:space="preserve"> are the different kinds of tables in Hive?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There are two kinds of tables in hive</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1.Managed</w:t>
      </w:r>
      <w:proofErr w:type="gramEnd"/>
      <w:r w:rsidRPr="003B1977">
        <w:rPr>
          <w:rFonts w:ascii="Times New Roman" w:hAnsi="Times New Roman" w:cs="Times New Roman"/>
          <w:sz w:val="28"/>
          <w:szCs w:val="28"/>
        </w:rPr>
        <w:t xml:space="preserve"> Tables</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2.External</w:t>
      </w:r>
      <w:proofErr w:type="gramEnd"/>
      <w:r w:rsidRPr="003B1977">
        <w:rPr>
          <w:rFonts w:ascii="Times New Roman" w:hAnsi="Times New Roman" w:cs="Times New Roman"/>
          <w:sz w:val="28"/>
          <w:szCs w:val="28"/>
        </w:rPr>
        <w:t xml:space="preserve"> Tables</w:t>
      </w:r>
    </w:p>
    <w:p w:rsidR="00DE58B3"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hAnsi="Times New Roman" w:cs="Times New Roman"/>
          <w:b/>
          <w:sz w:val="28"/>
          <w:szCs w:val="28"/>
        </w:rPr>
        <w:t>3.explain</w:t>
      </w:r>
      <w:proofErr w:type="gramEnd"/>
      <w:r w:rsidRPr="003B1977">
        <w:rPr>
          <w:rFonts w:ascii="Times New Roman" w:hAnsi="Times New Roman" w:cs="Times New Roman"/>
          <w:b/>
          <w:sz w:val="28"/>
          <w:szCs w:val="28"/>
        </w:rPr>
        <w:t xml:space="preserve"> about managed table in hive?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Manage tables are default tables in hive</w:t>
      </w:r>
      <w:proofErr w:type="gramStart"/>
      <w:r w:rsidRPr="003B1977">
        <w:rPr>
          <w:rFonts w:ascii="Times New Roman" w:hAnsi="Times New Roman" w:cs="Times New Roman"/>
          <w:sz w:val="28"/>
          <w:szCs w:val="28"/>
        </w:rPr>
        <w:t>,where</w:t>
      </w:r>
      <w:proofErr w:type="gramEnd"/>
      <w:r w:rsidRPr="003B1977">
        <w:rPr>
          <w:rFonts w:ascii="Times New Roman" w:hAnsi="Times New Roman" w:cs="Times New Roman"/>
          <w:sz w:val="28"/>
          <w:szCs w:val="28"/>
        </w:rPr>
        <w:t xml:space="preserve"> all the data of manage tables will be managed by hivewarehouse system only..</w:t>
      </w:r>
      <w:proofErr w:type="gramStart"/>
      <w:r w:rsidRPr="003B1977">
        <w:rPr>
          <w:rFonts w:ascii="Times New Roman" w:hAnsi="Times New Roman" w:cs="Times New Roman"/>
          <w:sz w:val="28"/>
          <w:szCs w:val="28"/>
        </w:rPr>
        <w:t>i,</w:t>
      </w:r>
      <w:proofErr w:type="gramEnd"/>
      <w:r w:rsidRPr="003B1977">
        <w:rPr>
          <w:rFonts w:ascii="Times New Roman" w:hAnsi="Times New Roman" w:cs="Times New Roman"/>
          <w:sz w:val="28"/>
          <w:szCs w:val="28"/>
        </w:rPr>
        <w:t>e…all manage tables data is residing on hivewarehouse location only.</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/user/hive/warehouse/&lt;&lt;tablename&gt;&gt;/data</w:t>
      </w:r>
    </w:p>
    <w:p w:rsidR="00DE58B3"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hAnsi="Times New Roman" w:cs="Times New Roman"/>
          <w:b/>
          <w:sz w:val="28"/>
          <w:szCs w:val="28"/>
        </w:rPr>
        <w:t>4.Explain</w:t>
      </w:r>
      <w:proofErr w:type="gramEnd"/>
      <w:r w:rsidRPr="003B1977">
        <w:rPr>
          <w:rFonts w:ascii="Times New Roman" w:hAnsi="Times New Roman" w:cs="Times New Roman"/>
          <w:b/>
          <w:sz w:val="28"/>
          <w:szCs w:val="28"/>
        </w:rPr>
        <w:t xml:space="preserve"> about external table in hive?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As the name implies</w:t>
      </w:r>
      <w:proofErr w:type="gramStart"/>
      <w:r w:rsidRPr="003B1977">
        <w:rPr>
          <w:rFonts w:ascii="Times New Roman" w:hAnsi="Times New Roman" w:cs="Times New Roman"/>
          <w:sz w:val="28"/>
          <w:szCs w:val="28"/>
        </w:rPr>
        <w:t>,these</w:t>
      </w:r>
      <w:proofErr w:type="gramEnd"/>
      <w:r w:rsidRPr="003B1977">
        <w:rPr>
          <w:rFonts w:ascii="Times New Roman" w:hAnsi="Times New Roman" w:cs="Times New Roman"/>
          <w:sz w:val="28"/>
          <w:szCs w:val="28"/>
        </w:rPr>
        <w:t xml:space="preserve"> tables are external to hivewarehouse system i,e…all the external tabular data is residing on an external location of hdfs otherthan warehousepath which we need to mention as part of table creation.</w:t>
      </w:r>
    </w:p>
    <w:p w:rsidR="00DE58B3"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hAnsi="Times New Roman" w:cs="Times New Roman"/>
          <w:b/>
          <w:sz w:val="28"/>
          <w:szCs w:val="28"/>
        </w:rPr>
        <w:t>5.How</w:t>
      </w:r>
      <w:proofErr w:type="gramEnd"/>
      <w:r w:rsidRPr="003B1977">
        <w:rPr>
          <w:rFonts w:ascii="Times New Roman" w:hAnsi="Times New Roman" w:cs="Times New Roman"/>
          <w:b/>
          <w:sz w:val="28"/>
          <w:szCs w:val="28"/>
        </w:rPr>
        <w:t xml:space="preserve"> to create manage tables in hive?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Create table &lt;tablename</w:t>
      </w:r>
      <w:proofErr w:type="gramStart"/>
      <w:r w:rsidRPr="003B1977">
        <w:rPr>
          <w:rFonts w:ascii="Times New Roman" w:hAnsi="Times New Roman" w:cs="Times New Roman"/>
          <w:sz w:val="28"/>
          <w:szCs w:val="28"/>
        </w:rPr>
        <w:t>&gt;(</w:t>
      </w:r>
      <w:proofErr w:type="gramEnd"/>
      <w:r w:rsidRPr="003B1977">
        <w:rPr>
          <w:rFonts w:ascii="Times New Roman" w:hAnsi="Times New Roman" w:cs="Times New Roman"/>
          <w:sz w:val="28"/>
          <w:szCs w:val="28"/>
        </w:rPr>
        <w:t>schemadef) row format delimited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Fields terminated by&lt;delimiter&gt;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lastRenderedPageBreak/>
        <w:t>Lines terminated by&lt;delimiter&gt;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Stored as &lt;file format&gt;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Example:</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hive</w:t>
      </w:r>
      <w:proofErr w:type="gramEnd"/>
      <w:r w:rsidRPr="003B1977">
        <w:rPr>
          <w:rFonts w:ascii="Times New Roman" w:hAnsi="Times New Roman" w:cs="Times New Roman"/>
          <w:sz w:val="28"/>
          <w:szCs w:val="28"/>
        </w:rPr>
        <w:t>&gt; create table ManagedTable_Examp(id int,name string,sal int,address string) row format delimited fields terminated by '\t' lines terminated by '\n' stored as TEXTFILE;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OK</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Time taken: 1.092 seconds</w:t>
      </w: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hAnsi="Times New Roman" w:cs="Times New Roman"/>
          <w:b/>
          <w:sz w:val="28"/>
          <w:szCs w:val="28"/>
        </w:rPr>
        <w:t>6.How</w:t>
      </w:r>
      <w:proofErr w:type="gramEnd"/>
      <w:r w:rsidRPr="003B1977">
        <w:rPr>
          <w:rFonts w:ascii="Times New Roman" w:hAnsi="Times New Roman" w:cs="Times New Roman"/>
          <w:b/>
          <w:sz w:val="28"/>
          <w:szCs w:val="28"/>
        </w:rPr>
        <w:t xml:space="preserve"> to create external table in hive?</w:t>
      </w:r>
    </w:p>
    <w:p w:rsidR="00DE58B3"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Create external table &lt;tablename</w:t>
      </w:r>
      <w:proofErr w:type="gramStart"/>
      <w:r w:rsidRPr="003B1977">
        <w:rPr>
          <w:rFonts w:ascii="Times New Roman" w:hAnsi="Times New Roman" w:cs="Times New Roman"/>
          <w:sz w:val="28"/>
          <w:szCs w:val="28"/>
        </w:rPr>
        <w:t>&gt;(</w:t>
      </w:r>
      <w:proofErr w:type="gramEnd"/>
      <w:r w:rsidRPr="003B1977">
        <w:rPr>
          <w:rFonts w:ascii="Times New Roman" w:hAnsi="Times New Roman" w:cs="Times New Roman"/>
          <w:sz w:val="28"/>
          <w:szCs w:val="28"/>
        </w:rPr>
        <w:t>schema def) row format delimited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Fields terminated by &lt;delimiter&gt;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Lines terminated by &lt;delimiter&gt;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Stored as &lt;fileformat&gt;location ‘HDFSPATH’</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Example: hive&gt; create external table externalTable_examp(id int,name string,sal int,address string) row format delimited fields terminated by '\t' lines terminated by '\n' stored as  textfile location '/user/Gopal/ExternalLocal/';</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Ok</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Time taken: 17.391 seconds</w:t>
      </w:r>
    </w:p>
    <w:p w:rsidR="00DE58B3"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hAnsi="Times New Roman" w:cs="Times New Roman"/>
          <w:b/>
          <w:sz w:val="28"/>
          <w:szCs w:val="28"/>
        </w:rPr>
        <w:t>7.How</w:t>
      </w:r>
      <w:proofErr w:type="gramEnd"/>
      <w:r w:rsidRPr="003B1977">
        <w:rPr>
          <w:rFonts w:ascii="Times New Roman" w:hAnsi="Times New Roman" w:cs="Times New Roman"/>
          <w:b/>
          <w:sz w:val="28"/>
          <w:szCs w:val="28"/>
        </w:rPr>
        <w:t xml:space="preserve"> to load data in manage tables?</w:t>
      </w:r>
    </w:p>
    <w:p w:rsidR="00DE58B3" w:rsidRPr="003B1977" w:rsidRDefault="00BD6488" w:rsidP="00DE58B3">
      <w:pPr>
        <w:pStyle w:val="NoSpacing"/>
        <w:rPr>
          <w:rFonts w:ascii="Times New Roman" w:hAnsi="Times New Roman" w:cs="Times New Roman"/>
          <w:sz w:val="28"/>
          <w:szCs w:val="28"/>
        </w:rPr>
      </w:pPr>
      <w:r>
        <w:rPr>
          <w:rFonts w:ascii="Times New Roman" w:hAnsi="Times New Roman" w:cs="Times New Roman"/>
          <w:noProof/>
          <w:sz w:val="28"/>
          <w:szCs w:val="28"/>
        </w:rPr>
        <w:pict>
          <v:rect id="_x0000_s1086" style="position:absolute;margin-left:81.75pt;margin-top:23.1pt;width:231.5pt;height:38.25pt;z-index:251685888">
            <v:textbox>
              <w:txbxContent>
                <w:p w:rsidR="003138EF" w:rsidRDefault="003138EF" w:rsidP="00DE58B3">
                  <w:r>
                    <w:t>/user/hive/warehouse/&lt;&lt;tablename&gt;&gt;/data</w:t>
                  </w:r>
                </w:p>
              </w:txbxContent>
            </v:textbox>
          </v:rect>
        </w:pict>
      </w:r>
      <w:proofErr w:type="gramStart"/>
      <w:r w:rsidR="00DE58B3" w:rsidRPr="003B1977">
        <w:rPr>
          <w:rFonts w:ascii="Times New Roman" w:hAnsi="Times New Roman" w:cs="Times New Roman"/>
          <w:sz w:val="28"/>
          <w:szCs w:val="28"/>
        </w:rPr>
        <w:t>1.Local</w:t>
      </w:r>
      <w:proofErr w:type="gramEnd"/>
      <w:r w:rsidR="00DE58B3" w:rsidRPr="003B1977">
        <w:rPr>
          <w:rFonts w:ascii="Times New Roman" w:hAnsi="Times New Roman" w:cs="Times New Roman"/>
          <w:sz w:val="28"/>
          <w:szCs w:val="28"/>
        </w:rPr>
        <w:t xml:space="preserve"> Mode:In this node the data will be loaded from localfilesystem paths,once loadeddata will reside on warehousepath</w:t>
      </w:r>
    </w:p>
    <w:p w:rsidR="00DE58B3" w:rsidRPr="003B1977" w:rsidRDefault="00BD6488" w:rsidP="00DE58B3">
      <w:pPr>
        <w:pStyle w:val="NoSpacing"/>
        <w:rPr>
          <w:rFonts w:ascii="Times New Roman" w:hAnsi="Times New Roman" w:cs="Times New Roman"/>
          <w:sz w:val="28"/>
          <w:szCs w:val="28"/>
        </w:rPr>
      </w:pPr>
      <w:r>
        <w:rPr>
          <w:rFonts w:ascii="Times New Roman" w:hAnsi="Times New Roman" w:cs="Times New Roman"/>
          <w:noProof/>
          <w:sz w:val="28"/>
          <w:szCs w:val="28"/>
        </w:rPr>
        <w:pict>
          <v:shape id="_x0000_s1088" type="#_x0000_t32" style="position:absolute;margin-left:49.65pt;margin-top:14.45pt;width:32.1pt;height:54.7pt;flip:y;z-index:251687936" o:connectortype="straight"/>
        </w:pic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-put                    HDFS PATH</w:t>
      </w:r>
    </w:p>
    <w:p w:rsidR="00DE58B3" w:rsidRPr="003B1977" w:rsidRDefault="00BD6488" w:rsidP="00DE58B3">
      <w:pPr>
        <w:pStyle w:val="NoSpacing"/>
        <w:rPr>
          <w:rFonts w:ascii="Times New Roman" w:hAnsi="Times New Roman" w:cs="Times New Roman"/>
          <w:sz w:val="28"/>
          <w:szCs w:val="28"/>
        </w:rPr>
      </w:pPr>
      <w:r>
        <w:rPr>
          <w:rFonts w:ascii="Times New Roman" w:hAnsi="Times New Roman" w:cs="Times New Roman"/>
          <w:noProof/>
          <w:sz w:val="28"/>
          <w:szCs w:val="28"/>
        </w:rPr>
        <w:pict>
          <v:oval id="_x0000_s1087" style="position:absolute;margin-left:25.25pt;margin-top:4.65pt;width:49.3pt;height:34.9pt;z-index:251686912">
            <v:textbox>
              <w:txbxContent>
                <w:p w:rsidR="003138EF" w:rsidRDefault="003138EF" w:rsidP="00DE58B3">
                  <w:r>
                    <w:t>LFS</w:t>
                  </w:r>
                </w:p>
              </w:txbxContent>
            </v:textbox>
          </v:oval>
        </w:pict>
      </w:r>
      <w:r w:rsidR="00DE58B3" w:rsidRPr="003B1977">
        <w:rPr>
          <w:rFonts w:ascii="Times New Roman" w:hAnsi="Times New Roman" w:cs="Times New Roman"/>
          <w:sz w:val="28"/>
          <w:szCs w:val="28"/>
        </w:rPr>
        <w:t xml:space="preserve">                                                DESTINATION</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Source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Syn: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Load data local inpath ‘&lt;localpath&gt;’ into &lt;tablename&gt;;</w:t>
      </w:r>
    </w:p>
    <w:p w:rsidR="00DE58B3" w:rsidRPr="003B1977" w:rsidRDefault="00BD6488" w:rsidP="00DE58B3">
      <w:pPr>
        <w:pStyle w:val="NoSpacing"/>
        <w:rPr>
          <w:rFonts w:ascii="Times New Roman" w:hAnsi="Times New Roman" w:cs="Times New Roman"/>
          <w:sz w:val="28"/>
          <w:szCs w:val="28"/>
        </w:rPr>
      </w:pPr>
      <w:r>
        <w:rPr>
          <w:rFonts w:ascii="Times New Roman" w:hAnsi="Times New Roman" w:cs="Times New Roman"/>
          <w:noProof/>
          <w:sz w:val="28"/>
          <w:szCs w:val="28"/>
        </w:rPr>
        <w:pict>
          <v:roundrect id="_x0000_s1089" style="position:absolute;margin-left:123.3pt;margin-top:46.95pt;width:239.8pt;height:31.6pt;z-index:251688960" arcsize="10923f">
            <v:textbox>
              <w:txbxContent>
                <w:p w:rsidR="003138EF" w:rsidRDefault="003138EF" w:rsidP="00DE58B3">
                  <w:r>
                    <w:t>/user/hive/warehouse/&lt;&lt;tablename&gt;&gt;/data</w:t>
                  </w:r>
                </w:p>
                <w:p w:rsidR="003138EF" w:rsidRDefault="003138EF" w:rsidP="00DE58B3"/>
              </w:txbxContent>
            </v:textbox>
          </v:roundrect>
        </w:pict>
      </w:r>
      <w:proofErr w:type="gramStart"/>
      <w:r w:rsidR="00DE58B3" w:rsidRPr="003B1977">
        <w:rPr>
          <w:rFonts w:ascii="Times New Roman" w:hAnsi="Times New Roman" w:cs="Times New Roman"/>
          <w:sz w:val="28"/>
          <w:szCs w:val="28"/>
        </w:rPr>
        <w:t>2.Hdfs</w:t>
      </w:r>
      <w:proofErr w:type="gramEnd"/>
      <w:r w:rsidR="00DE58B3" w:rsidRPr="003B1977">
        <w:rPr>
          <w:rFonts w:ascii="Times New Roman" w:hAnsi="Times New Roman" w:cs="Times New Roman"/>
          <w:sz w:val="28"/>
          <w:szCs w:val="28"/>
        </w:rPr>
        <w:t xml:space="preserve"> Mode:In this the input data will be taken from one of the hdfspath and once get loaded it will be part of warehousesystem.</w:t>
      </w:r>
    </w:p>
    <w:p w:rsidR="00DE58B3" w:rsidRPr="003B1977" w:rsidRDefault="00DE58B3" w:rsidP="00DE58B3">
      <w:pPr>
        <w:pStyle w:val="NoSpacing"/>
        <w:rPr>
          <w:rFonts w:ascii="Times New Roman" w:hAnsi="Times New Roman" w:cs="Times New Roman"/>
          <w:sz w:val="28"/>
          <w:szCs w:val="28"/>
        </w:rPr>
      </w:pPr>
    </w:p>
    <w:p w:rsidR="00DE58B3" w:rsidRPr="003B1977" w:rsidRDefault="00BD6488" w:rsidP="00DE58B3">
      <w:pPr>
        <w:pStyle w:val="NoSpacing"/>
        <w:rPr>
          <w:rFonts w:ascii="Times New Roman" w:hAnsi="Times New Roman" w:cs="Times New Roman"/>
          <w:sz w:val="28"/>
          <w:szCs w:val="28"/>
        </w:rPr>
      </w:pPr>
      <w:r>
        <w:rPr>
          <w:rFonts w:ascii="Times New Roman" w:hAnsi="Times New Roman" w:cs="Times New Roman"/>
          <w:noProof/>
          <w:sz w:val="28"/>
          <w:szCs w:val="28"/>
        </w:rPr>
        <w:pict>
          <v:shape id="_x0000_s1091" type="#_x0000_t32" style="position:absolute;margin-left:81.75pt;margin-top:6.1pt;width:41.55pt;height:28.25pt;flip:y;z-index:251691008" o:connectortype="straight"/>
        </w:pict>
      </w:r>
      <w:r w:rsidR="00DE58B3" w:rsidRPr="003B1977">
        <w:rPr>
          <w:rFonts w:ascii="Times New Roman" w:hAnsi="Times New Roman" w:cs="Times New Roman"/>
          <w:sz w:val="28"/>
          <w:szCs w:val="28"/>
        </w:rPr>
        <w:tab/>
      </w:r>
    </w:p>
    <w:p w:rsidR="00DE58B3" w:rsidRPr="003B1977" w:rsidRDefault="00BD6488" w:rsidP="00DE58B3">
      <w:pPr>
        <w:pStyle w:val="NoSpacing"/>
        <w:rPr>
          <w:rFonts w:ascii="Times New Roman" w:hAnsi="Times New Roman" w:cs="Times New Roman"/>
          <w:sz w:val="28"/>
          <w:szCs w:val="28"/>
        </w:rPr>
      </w:pPr>
      <w:r>
        <w:rPr>
          <w:rFonts w:ascii="Times New Roman" w:hAnsi="Times New Roman" w:cs="Times New Roman"/>
          <w:noProof/>
          <w:sz w:val="28"/>
          <w:szCs w:val="28"/>
        </w:rPr>
        <w:pict>
          <v:oval id="_x0000_s1090" style="position:absolute;margin-left:56.85pt;margin-top:11.15pt;width:44.3pt;height:31.05pt;z-index:251689984">
            <v:textbox style="mso-next-textbox:#_x0000_s1090">
              <w:txbxContent>
                <w:p w:rsidR="003138EF" w:rsidRDefault="003138EF" w:rsidP="00DE58B3">
                  <w:r>
                    <w:t>LFS</w:t>
                  </w:r>
                </w:p>
                <w:p w:rsidR="003138EF" w:rsidRDefault="003138EF" w:rsidP="00DE58B3"/>
              </w:txbxContent>
            </v:textbox>
          </v:oval>
        </w:pict>
      </w:r>
      <w:r w:rsidR="00DE58B3" w:rsidRPr="003B1977">
        <w:rPr>
          <w:rFonts w:ascii="Times New Roman" w:hAnsi="Times New Roman" w:cs="Times New Roman"/>
          <w:sz w:val="28"/>
          <w:szCs w:val="28"/>
        </w:rPr>
        <w:t xml:space="preserve">                                     -MV                         HDFS PATH</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DESTINATION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Source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Syn: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Load </w:t>
      </w:r>
      <w:proofErr w:type="gramStart"/>
      <w:r w:rsidRPr="003B1977">
        <w:rPr>
          <w:rFonts w:ascii="Times New Roman" w:hAnsi="Times New Roman" w:cs="Times New Roman"/>
          <w:sz w:val="28"/>
          <w:szCs w:val="28"/>
        </w:rPr>
        <w:t>data  inpath</w:t>
      </w:r>
      <w:proofErr w:type="gramEnd"/>
      <w:r w:rsidRPr="003B1977">
        <w:rPr>
          <w:rFonts w:ascii="Times New Roman" w:hAnsi="Times New Roman" w:cs="Times New Roman"/>
          <w:sz w:val="28"/>
          <w:szCs w:val="28"/>
        </w:rPr>
        <w:t xml:space="preserve"> ‘&lt;localpath&gt;’ into &lt;tablename&gt;;</w:t>
      </w:r>
    </w:p>
    <w:p w:rsidR="00DE58B3"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hAnsi="Times New Roman" w:cs="Times New Roman"/>
          <w:b/>
          <w:sz w:val="28"/>
          <w:szCs w:val="28"/>
        </w:rPr>
        <w:t>8.Explain</w:t>
      </w:r>
      <w:proofErr w:type="gramEnd"/>
      <w:r w:rsidRPr="003B1977">
        <w:rPr>
          <w:rFonts w:ascii="Times New Roman" w:hAnsi="Times New Roman" w:cs="Times New Roman"/>
          <w:b/>
          <w:sz w:val="28"/>
          <w:szCs w:val="28"/>
        </w:rPr>
        <w:t xml:space="preserve"> about PartioningVsBucketing?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Basically both Partitioning and Bucketing slice the data for executing the query much more efficiently than on the non-sliced data. The major difference is that the number of slices will keep on changing in the case of partitioning as data is modified, but with bucketing the </w:t>
      </w:r>
      <w:proofErr w:type="gramStart"/>
      <w:r w:rsidRPr="003B1977">
        <w:rPr>
          <w:rFonts w:ascii="Times New Roman" w:hAnsi="Times New Roman" w:cs="Times New Roman"/>
          <w:sz w:val="28"/>
          <w:szCs w:val="28"/>
        </w:rPr>
        <w:t>number of slices are</w:t>
      </w:r>
      <w:proofErr w:type="gramEnd"/>
      <w:r w:rsidRPr="003B1977">
        <w:rPr>
          <w:rFonts w:ascii="Times New Roman" w:hAnsi="Times New Roman" w:cs="Times New Roman"/>
          <w:sz w:val="28"/>
          <w:szCs w:val="28"/>
        </w:rPr>
        <w:t xml:space="preserve"> fixed which are specified while creating the table.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Example</w:t>
      </w:r>
      <w:proofErr w:type="gramStart"/>
      <w:r w:rsidRPr="003B1977">
        <w:rPr>
          <w:rFonts w:ascii="Times New Roman" w:hAnsi="Times New Roman" w:cs="Times New Roman"/>
          <w:sz w:val="28"/>
          <w:szCs w:val="28"/>
        </w:rPr>
        <w:t>:PARTITIONING</w:t>
      </w:r>
      <w:proofErr w:type="gramEnd"/>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Create table </w:t>
      </w:r>
      <w:proofErr w:type="gramStart"/>
      <w:r w:rsidRPr="003B1977">
        <w:rPr>
          <w:rFonts w:ascii="Times New Roman" w:hAnsi="Times New Roman" w:cs="Times New Roman"/>
          <w:sz w:val="28"/>
          <w:szCs w:val="28"/>
        </w:rPr>
        <w:t>sbatab44(</w:t>
      </w:r>
      <w:proofErr w:type="gramEnd"/>
      <w:r w:rsidRPr="003B1977">
        <w:rPr>
          <w:rFonts w:ascii="Times New Roman" w:hAnsi="Times New Roman" w:cs="Times New Roman"/>
          <w:sz w:val="28"/>
          <w:szCs w:val="28"/>
        </w:rPr>
        <w:t>bankid string,bank repname string,banktover string)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&gt;PARTITIONED by (country string)</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&gt;row format delimited</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&gt;fields terminated by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&gt;stored as textfile:</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Bucketing happen by using a Hash algorithm and then </w:t>
      </w:r>
      <w:proofErr w:type="gramStart"/>
      <w:r w:rsidRPr="003B1977">
        <w:rPr>
          <w:rFonts w:ascii="Times New Roman" w:hAnsi="Times New Roman" w:cs="Times New Roman"/>
          <w:sz w:val="28"/>
          <w:szCs w:val="28"/>
        </w:rPr>
        <w:t>a modulo</w:t>
      </w:r>
      <w:proofErr w:type="gramEnd"/>
      <w:r w:rsidRPr="003B1977">
        <w:rPr>
          <w:rFonts w:ascii="Times New Roman" w:hAnsi="Times New Roman" w:cs="Times New Roman"/>
          <w:sz w:val="28"/>
          <w:szCs w:val="28"/>
        </w:rPr>
        <w:t xml:space="preserve"> on the number of buckets. So, a row might get inserted into any of the bucket. Bucketing can be used for sampling of data, as well also for joining two data sets much more effectively and much more.</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Example: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BUCKETD TABLE ---&gt; bucketexampletable</w:t>
      </w:r>
    </w:p>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hive</w:t>
      </w:r>
      <w:proofErr w:type="gramEnd"/>
      <w:r w:rsidRPr="003B1977">
        <w:rPr>
          <w:rFonts w:ascii="Times New Roman" w:hAnsi="Times New Roman" w:cs="Times New Roman"/>
          <w:sz w:val="28"/>
          <w:szCs w:val="28"/>
        </w:rPr>
        <w:t>&gt; set hive.enforce.bucketing=true;</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hive</w:t>
      </w:r>
      <w:proofErr w:type="gramEnd"/>
      <w:r w:rsidRPr="003B1977">
        <w:rPr>
          <w:rFonts w:ascii="Times New Roman" w:hAnsi="Times New Roman" w:cs="Times New Roman"/>
          <w:sz w:val="28"/>
          <w:szCs w:val="28"/>
        </w:rPr>
        <w:t>&gt; drop table bucketexampletable;create table bucketExampletable(Id smallint , Name string, Sal bigint)</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&gt; CLUSTERED BY (Id) INTO 4 BUCKETS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&gt; </w:t>
      </w:r>
      <w:proofErr w:type="gramStart"/>
      <w:r w:rsidRPr="003B1977">
        <w:rPr>
          <w:rFonts w:ascii="Times New Roman" w:hAnsi="Times New Roman" w:cs="Times New Roman"/>
          <w:sz w:val="28"/>
          <w:szCs w:val="28"/>
        </w:rPr>
        <w:t>row</w:t>
      </w:r>
      <w:proofErr w:type="gramEnd"/>
      <w:r w:rsidRPr="003B1977">
        <w:rPr>
          <w:rFonts w:ascii="Times New Roman" w:hAnsi="Times New Roman" w:cs="Times New Roman"/>
          <w:sz w:val="28"/>
          <w:szCs w:val="28"/>
        </w:rPr>
        <w:t xml:space="preserve"> format delimited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&gt; </w:t>
      </w:r>
      <w:proofErr w:type="gramStart"/>
      <w:r w:rsidRPr="003B1977">
        <w:rPr>
          <w:rFonts w:ascii="Times New Roman" w:hAnsi="Times New Roman" w:cs="Times New Roman"/>
          <w:sz w:val="28"/>
          <w:szCs w:val="28"/>
        </w:rPr>
        <w:t>fields</w:t>
      </w:r>
      <w:proofErr w:type="gramEnd"/>
      <w:r w:rsidRPr="003B1977">
        <w:rPr>
          <w:rFonts w:ascii="Times New Roman" w:hAnsi="Times New Roman" w:cs="Times New Roman"/>
          <w:sz w:val="28"/>
          <w:szCs w:val="28"/>
        </w:rPr>
        <w:t xml:space="preserve"> terminated by '\t'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&gt; stored as textfile;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OK</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Time taken: 0.233 seconds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OK</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Time taken: 0.431 seconds</w:t>
      </w:r>
    </w:p>
    <w:p w:rsidR="00DE58B3" w:rsidRPr="003B1977" w:rsidRDefault="00DE58B3" w:rsidP="00DE58B3">
      <w:pPr>
        <w:pStyle w:val="NoSpacing"/>
        <w:rPr>
          <w:rFonts w:ascii="Times New Roman" w:hAnsi="Times New Roman" w:cs="Times New Roman"/>
          <w:sz w:val="28"/>
          <w:szCs w:val="28"/>
        </w:rPr>
      </w:pPr>
    </w:p>
    <w:p w:rsidR="00DE58B3" w:rsidRDefault="00DE58B3" w:rsidP="00DE58B3">
      <w:pPr>
        <w:pStyle w:val="NoSpacing"/>
        <w:rPr>
          <w:rFonts w:ascii="Times New Roman" w:hAnsi="Times New Roman" w:cs="Times New Roman"/>
          <w:b/>
          <w:sz w:val="28"/>
          <w:szCs w:val="28"/>
        </w:rPr>
      </w:pPr>
    </w:p>
    <w:p w:rsidR="00DE58B3" w:rsidRDefault="00DE58B3" w:rsidP="00DE58B3">
      <w:pPr>
        <w:pStyle w:val="NoSpacing"/>
        <w:rPr>
          <w:rFonts w:ascii="Times New Roman" w:hAnsi="Times New Roman" w:cs="Times New Roman"/>
          <w:b/>
          <w:sz w:val="28"/>
          <w:szCs w:val="28"/>
        </w:rPr>
      </w:pPr>
    </w:p>
    <w:p w:rsidR="00DE58B3" w:rsidRDefault="00DE58B3" w:rsidP="00DE58B3">
      <w:pPr>
        <w:pStyle w:val="NoSpacing"/>
        <w:rPr>
          <w:rFonts w:ascii="Times New Roman" w:hAnsi="Times New Roman" w:cs="Times New Roman"/>
          <w:b/>
          <w:sz w:val="28"/>
          <w:szCs w:val="28"/>
        </w:rPr>
      </w:pPr>
    </w:p>
    <w:p w:rsidR="00DE58B3" w:rsidRDefault="00DE58B3" w:rsidP="00DE58B3">
      <w:pPr>
        <w:pStyle w:val="NoSpacing"/>
        <w:rPr>
          <w:rFonts w:ascii="Times New Roman" w:hAnsi="Times New Roman" w:cs="Times New Roman"/>
          <w:b/>
          <w:sz w:val="28"/>
          <w:szCs w:val="28"/>
        </w:rPr>
      </w:pPr>
    </w:p>
    <w:p w:rsidR="00DE58B3" w:rsidRDefault="00DE58B3" w:rsidP="00DE58B3">
      <w:pPr>
        <w:pStyle w:val="NoSpacing"/>
        <w:rPr>
          <w:rFonts w:ascii="Times New Roman" w:hAnsi="Times New Roman" w:cs="Times New Roman"/>
          <w:b/>
          <w:sz w:val="28"/>
          <w:szCs w:val="28"/>
        </w:rPr>
      </w:pPr>
    </w:p>
    <w:p w:rsidR="00DE58B3" w:rsidRDefault="00DE58B3" w:rsidP="00DE58B3">
      <w:pPr>
        <w:pStyle w:val="NoSpacing"/>
        <w:rPr>
          <w:rFonts w:ascii="Times New Roman" w:hAnsi="Times New Roman" w:cs="Times New Roman"/>
          <w:b/>
          <w:sz w:val="28"/>
          <w:szCs w:val="28"/>
        </w:rPr>
      </w:pPr>
    </w:p>
    <w:p w:rsidR="00DE58B3"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proofErr w:type="gramStart"/>
      <w:r w:rsidRPr="003B1977">
        <w:rPr>
          <w:rFonts w:ascii="Times New Roman" w:hAnsi="Times New Roman" w:cs="Times New Roman"/>
          <w:b/>
          <w:sz w:val="28"/>
          <w:szCs w:val="28"/>
        </w:rPr>
        <w:t>9.Explain</w:t>
      </w:r>
      <w:proofErr w:type="gramEnd"/>
      <w:r w:rsidRPr="003B1977">
        <w:rPr>
          <w:rFonts w:ascii="Times New Roman" w:hAnsi="Times New Roman" w:cs="Times New Roman"/>
          <w:b/>
          <w:sz w:val="28"/>
          <w:szCs w:val="28"/>
        </w:rPr>
        <w:t xml:space="preserve"> the architecture of Hive?</w:t>
      </w: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 xml:space="preserve">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w:t>
      </w:r>
      <w:r w:rsidRPr="003B1977">
        <w:rPr>
          <w:rFonts w:ascii="Times New Roman" w:hAnsi="Times New Roman" w:cs="Times New Roman"/>
          <w:noProof/>
          <w:sz w:val="28"/>
          <w:szCs w:val="28"/>
        </w:rPr>
        <w:drawing>
          <wp:inline distT="0" distB="0" distL="0" distR="0">
            <wp:extent cx="2443256" cy="255793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2446771" cy="2561610"/>
                    </a:xfrm>
                    <a:prstGeom prst="rect">
                      <a:avLst/>
                    </a:prstGeom>
                    <a:noFill/>
                    <a:ln w="9525">
                      <a:noFill/>
                      <a:miter lim="800000"/>
                      <a:headEnd/>
                      <a:tailEnd/>
                    </a:ln>
                  </pic:spPr>
                </pic:pic>
              </a:graphicData>
            </a:graphic>
          </wp:inline>
        </w:drawing>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Hive Architecture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 main components of Hive are:</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b/>
          <w:sz w:val="28"/>
          <w:szCs w:val="28"/>
        </w:rPr>
        <w:t>External Interfaces</w:t>
      </w:r>
      <w:r w:rsidRPr="003B1977">
        <w:rPr>
          <w:rFonts w:ascii="Times New Roman" w:hAnsi="Times New Roman" w:cs="Times New Roman"/>
          <w:sz w:val="28"/>
          <w:szCs w:val="28"/>
        </w:rPr>
        <w:t xml:space="preserve"> - Hive provides both user interfaces like command line (CLI) and web UI, and application</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programming</w:t>
      </w:r>
      <w:proofErr w:type="gramEnd"/>
      <w:r w:rsidRPr="003B1977">
        <w:rPr>
          <w:rFonts w:ascii="Times New Roman" w:hAnsi="Times New Roman" w:cs="Times New Roman"/>
          <w:sz w:val="28"/>
          <w:szCs w:val="28"/>
        </w:rPr>
        <w:t xml:space="preserve"> interfaces (API) like JDBC andODBC.</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The </w:t>
      </w:r>
      <w:r w:rsidRPr="003B1977">
        <w:rPr>
          <w:rFonts w:ascii="Times New Roman" w:hAnsi="Times New Roman" w:cs="Times New Roman"/>
          <w:b/>
          <w:sz w:val="28"/>
          <w:szCs w:val="28"/>
        </w:rPr>
        <w:t>Hive Thrift Server</w:t>
      </w:r>
      <w:r w:rsidRPr="003B1977">
        <w:rPr>
          <w:rFonts w:ascii="Times New Roman" w:hAnsi="Times New Roman" w:cs="Times New Roman"/>
          <w:sz w:val="28"/>
          <w:szCs w:val="28"/>
        </w:rPr>
        <w:t xml:space="preserve"> exposes a very simple </w:t>
      </w:r>
      <w:proofErr w:type="gramStart"/>
      <w:r w:rsidRPr="003B1977">
        <w:rPr>
          <w:rFonts w:ascii="Times New Roman" w:hAnsi="Times New Roman" w:cs="Times New Roman"/>
          <w:sz w:val="28"/>
          <w:szCs w:val="28"/>
        </w:rPr>
        <w:t>client  API</w:t>
      </w:r>
      <w:proofErr w:type="gramEnd"/>
      <w:r w:rsidRPr="003B1977">
        <w:rPr>
          <w:rFonts w:ascii="Times New Roman" w:hAnsi="Times New Roman" w:cs="Times New Roman"/>
          <w:sz w:val="28"/>
          <w:szCs w:val="28"/>
        </w:rPr>
        <w:t xml:space="preserve"> to execute HiveQL statements. Thrift [8] is a framework for cross-language services, where a server written in one language (like Java) can also support clients in other languages. The Thrift Hive clients generated in different languages are used to build common</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drivers</w:t>
      </w:r>
      <w:proofErr w:type="gramEnd"/>
      <w:r w:rsidRPr="003B1977">
        <w:rPr>
          <w:rFonts w:ascii="Times New Roman" w:hAnsi="Times New Roman" w:cs="Times New Roman"/>
          <w:sz w:val="28"/>
          <w:szCs w:val="28"/>
        </w:rPr>
        <w:t xml:space="preserve"> like JDBC (java), ODBC (C++), and scripting drivers written in php, perl, python etc.</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w:t>
      </w:r>
      <w:r w:rsidRPr="003B1977">
        <w:rPr>
          <w:rFonts w:ascii="Times New Roman" w:hAnsi="Times New Roman" w:cs="Times New Roman"/>
          <w:b/>
          <w:sz w:val="28"/>
          <w:szCs w:val="28"/>
        </w:rPr>
        <w:t xml:space="preserve"> Metastore</w:t>
      </w:r>
      <w:r w:rsidRPr="003B1977">
        <w:rPr>
          <w:rFonts w:ascii="Times New Roman" w:hAnsi="Times New Roman" w:cs="Times New Roman"/>
          <w:sz w:val="28"/>
          <w:szCs w:val="28"/>
        </w:rPr>
        <w:t xml:space="preserve"> is the system catalog. All other components of Hive interact with the metastore.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w:t>
      </w:r>
      <w:r w:rsidRPr="003B1977">
        <w:rPr>
          <w:rFonts w:ascii="Times New Roman" w:hAnsi="Times New Roman" w:cs="Times New Roman"/>
          <w:b/>
          <w:sz w:val="28"/>
          <w:szCs w:val="28"/>
        </w:rPr>
        <w:t xml:space="preserve"> Driver</w:t>
      </w:r>
      <w:r w:rsidRPr="003B1977">
        <w:rPr>
          <w:rFonts w:ascii="Times New Roman" w:hAnsi="Times New Roman" w:cs="Times New Roman"/>
          <w:sz w:val="28"/>
          <w:szCs w:val="28"/>
        </w:rPr>
        <w:t xml:space="preserve"> manages the life cycle of a HiveQL statement during compilation, optimization and execution.</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On receiving the HiveQL statement, from the thrift server or other interfaces, it creates a session handle which is later</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used</w:t>
      </w:r>
      <w:proofErr w:type="gramEnd"/>
      <w:r w:rsidRPr="003B1977">
        <w:rPr>
          <w:rFonts w:ascii="Times New Roman" w:hAnsi="Times New Roman" w:cs="Times New Roman"/>
          <w:sz w:val="28"/>
          <w:szCs w:val="28"/>
        </w:rPr>
        <w:t xml:space="preserve"> to keep track of statistics like execution time, number of output rows, etc.</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w:t>
      </w:r>
      <w:r w:rsidRPr="003B1977">
        <w:rPr>
          <w:rFonts w:ascii="Times New Roman" w:hAnsi="Times New Roman" w:cs="Times New Roman"/>
          <w:b/>
          <w:sz w:val="28"/>
          <w:szCs w:val="28"/>
        </w:rPr>
        <w:t xml:space="preserve"> Compiler</w:t>
      </w:r>
      <w:r w:rsidRPr="003B1977">
        <w:rPr>
          <w:rFonts w:ascii="Times New Roman" w:hAnsi="Times New Roman" w:cs="Times New Roman"/>
          <w:sz w:val="28"/>
          <w:szCs w:val="28"/>
        </w:rPr>
        <w:t xml:space="preserve"> is invoked by the driver upon receiving a HiveQL statement. The compiler translates this statement into a plan which consists of a DAG of mapreduce jobs. </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The driver submits the individual map-reduce jobs from the DAG to the </w:t>
      </w:r>
      <w:r w:rsidRPr="003B1977">
        <w:rPr>
          <w:rFonts w:ascii="Times New Roman" w:hAnsi="Times New Roman" w:cs="Times New Roman"/>
          <w:b/>
          <w:sz w:val="28"/>
          <w:szCs w:val="28"/>
        </w:rPr>
        <w:t>Execution Engine</w:t>
      </w:r>
      <w:r w:rsidRPr="003B1977">
        <w:rPr>
          <w:rFonts w:ascii="Times New Roman" w:hAnsi="Times New Roman" w:cs="Times New Roman"/>
          <w:sz w:val="28"/>
          <w:szCs w:val="28"/>
        </w:rPr>
        <w:t xml:space="preserve"> in a topological order. Hive currently uses Hadoop as its execution engine.</w:t>
      </w:r>
    </w:p>
    <w:p w:rsidR="00DE58B3" w:rsidRPr="003B1977" w:rsidRDefault="00DE58B3" w:rsidP="00DE58B3">
      <w:pPr>
        <w:pStyle w:val="NoSpacing"/>
        <w:rPr>
          <w:rFonts w:ascii="Times New Roman" w:hAnsi="Times New Roman" w:cs="Times New Roman"/>
          <w:sz w:val="28"/>
          <w:szCs w:val="28"/>
        </w:rPr>
      </w:pPr>
    </w:p>
    <w:p w:rsidR="00DE58B3"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10</w:t>
      </w:r>
      <w:proofErr w:type="gramStart"/>
      <w:r w:rsidRPr="003B1977">
        <w:rPr>
          <w:rFonts w:ascii="Times New Roman" w:hAnsi="Times New Roman" w:cs="Times New Roman"/>
          <w:b/>
          <w:sz w:val="28"/>
          <w:szCs w:val="28"/>
        </w:rPr>
        <w:t>.Difference</w:t>
      </w:r>
      <w:proofErr w:type="gramEnd"/>
      <w:r w:rsidRPr="003B1977">
        <w:rPr>
          <w:rFonts w:ascii="Times New Roman" w:hAnsi="Times New Roman" w:cs="Times New Roman"/>
          <w:b/>
          <w:sz w:val="28"/>
          <w:szCs w:val="28"/>
        </w:rPr>
        <w:t xml:space="preserve"> between Hive and Pig</w:t>
      </w:r>
    </w:p>
    <w:p w:rsidR="00DE58B3" w:rsidRPr="003B1977" w:rsidRDefault="00DE58B3" w:rsidP="00DE58B3">
      <w:pPr>
        <w:pStyle w:val="NoSpacing"/>
        <w:rPr>
          <w:rFonts w:ascii="Times New Roman" w:hAnsi="Times New Roman" w:cs="Times New Roman"/>
          <w:color w:val="222222"/>
          <w:sz w:val="28"/>
          <w:szCs w:val="28"/>
        </w:rPr>
      </w:pPr>
      <w:r w:rsidRPr="003B1977">
        <w:rPr>
          <w:rFonts w:ascii="Times New Roman" w:hAnsi="Times New Roman" w:cs="Times New Roman"/>
          <w:color w:val="222222"/>
          <w:sz w:val="28"/>
          <w:szCs w:val="28"/>
        </w:rPr>
        <w:t>.</w:t>
      </w:r>
    </w:p>
    <w:p w:rsidR="00DE58B3" w:rsidRPr="003B1977" w:rsidRDefault="00DE58B3" w:rsidP="00DE58B3">
      <w:pPr>
        <w:pStyle w:val="NoSpacing"/>
        <w:rPr>
          <w:rFonts w:ascii="Times New Roman" w:hAnsi="Times New Roman" w:cs="Times New Roman"/>
          <w:color w:val="222222"/>
          <w:sz w:val="28"/>
          <w:szCs w:val="28"/>
        </w:rPr>
      </w:pPr>
      <w:r w:rsidRPr="003B1977">
        <w:rPr>
          <w:rFonts w:ascii="Times New Roman" w:hAnsi="Times New Roman" w:cs="Times New Roman"/>
          <w:color w:val="222222"/>
          <w:sz w:val="28"/>
          <w:szCs w:val="28"/>
        </w:rPr>
        <w:t xml:space="preserve"> Hive was designed to appeal to a community comfortable with SQL. Its philosophy was that we don't need yet another scripting language. Hive supports map and reduce transform scripts in the language of the user's choice (which can be embedded within SQL clauses). It is widely used in Facebook by analysts comfortable with SQL as well as by data miners programming in Python. SQL compatibility efforts in Pig have been abandoned AFAIK - so the difference between the two projects is very clear.</w:t>
      </w:r>
    </w:p>
    <w:p w:rsidR="00DE58B3" w:rsidRPr="003B1977" w:rsidRDefault="00DE58B3" w:rsidP="00DE58B3">
      <w:pPr>
        <w:pStyle w:val="NoSpacing"/>
        <w:rPr>
          <w:rFonts w:ascii="Times New Roman" w:hAnsi="Times New Roman" w:cs="Times New Roman"/>
          <w:color w:val="222222"/>
          <w:sz w:val="28"/>
          <w:szCs w:val="28"/>
        </w:rPr>
      </w:pPr>
      <w:r w:rsidRPr="003B1977">
        <w:rPr>
          <w:rFonts w:ascii="Times New Roman" w:hAnsi="Times New Roman" w:cs="Times New Roman"/>
          <w:color w:val="222222"/>
          <w:sz w:val="28"/>
          <w:szCs w:val="28"/>
        </w:rPr>
        <w:t>Supporting SQL syntax also means that it's possible to integrate with existing BI tools like Microstrategy. Hive has an ODBC/JDBC driver (that's a work in progress) that should allow this to happen in the near future. It's also beginning to add support for indexes which should allow support for drill-down queries common in such environments.</w:t>
      </w:r>
    </w:p>
    <w:p w:rsidR="00DE58B3" w:rsidRPr="003B1977" w:rsidRDefault="00DE58B3" w:rsidP="00DE58B3">
      <w:pPr>
        <w:pStyle w:val="NoSpacing"/>
        <w:rPr>
          <w:rFonts w:ascii="Times New Roman" w:hAnsi="Times New Roman" w:cs="Times New Roman"/>
          <w:color w:val="222222"/>
          <w:sz w:val="28"/>
          <w:szCs w:val="28"/>
        </w:rPr>
      </w:pPr>
      <w:r w:rsidRPr="003B1977">
        <w:rPr>
          <w:rFonts w:ascii="Times New Roman" w:hAnsi="Times New Roman" w:cs="Times New Roman"/>
          <w:color w:val="222222"/>
          <w:sz w:val="28"/>
          <w:szCs w:val="28"/>
        </w:rPr>
        <w:t>Finally--this is not pertinent to the question directly--Hive is a framework for performing analytic queries. While its dominant use is to query flat files, there's no reason why it cannot query other stores. Currently Hive can be used to query data stored in Hbase (which is a key-value store like those found in the guts of most RDBMSes), and the HadoopDB project has used Hive to query a federated RDBMS tier.</w:t>
      </w:r>
    </w:p>
    <w:p w:rsidR="00DE58B3" w:rsidRPr="003B1977" w:rsidRDefault="00DE58B3" w:rsidP="00DE58B3">
      <w:pPr>
        <w:pStyle w:val="NoSpacing"/>
        <w:rPr>
          <w:rFonts w:ascii="Times New Roman" w:hAnsi="Times New Roman" w:cs="Times New Roman"/>
          <w:color w:val="222222"/>
          <w:sz w:val="28"/>
          <w:szCs w:val="28"/>
        </w:rPr>
      </w:pPr>
      <w:r w:rsidRPr="003B1977">
        <w:rPr>
          <w:rFonts w:ascii="Times New Roman" w:hAnsi="Times New Roman" w:cs="Times New Roman"/>
          <w:color w:val="222222"/>
          <w:sz w:val="28"/>
          <w:szCs w:val="28"/>
        </w:rPr>
        <w:t>Pig: a dataflow language and environment for exploring very large datasets.</w:t>
      </w:r>
    </w:p>
    <w:p w:rsidR="00DE58B3" w:rsidRPr="003B1977" w:rsidRDefault="00DE58B3" w:rsidP="00DE58B3">
      <w:pPr>
        <w:pStyle w:val="NoSpacing"/>
        <w:rPr>
          <w:rFonts w:ascii="Times New Roman" w:hAnsi="Times New Roman" w:cs="Times New Roman"/>
          <w:color w:val="222222"/>
          <w:sz w:val="28"/>
          <w:szCs w:val="28"/>
        </w:rPr>
      </w:pPr>
      <w:r w:rsidRPr="003B1977">
        <w:rPr>
          <w:rFonts w:ascii="Times New Roman" w:hAnsi="Times New Roman" w:cs="Times New Roman"/>
          <w:color w:val="222222"/>
          <w:sz w:val="28"/>
          <w:szCs w:val="28"/>
          <w:shd w:val="clear" w:color="auto" w:fill="FFFFFF"/>
        </w:rPr>
        <w:t xml:space="preserve"> Pig tends to create a flow of data: small steps where in each you do some processing</w:t>
      </w:r>
      <w:r w:rsidRPr="003B1977">
        <w:rPr>
          <w:rFonts w:ascii="Times New Roman" w:hAnsi="Times New Roman" w:cs="Times New Roman"/>
          <w:color w:val="222222"/>
          <w:sz w:val="28"/>
          <w:szCs w:val="28"/>
        </w:rPr>
        <w:br/>
      </w:r>
    </w:p>
    <w:p w:rsidR="00DE58B3" w:rsidRPr="003B1977" w:rsidRDefault="00DE58B3" w:rsidP="00DE58B3">
      <w:pPr>
        <w:pStyle w:val="NoSpacing"/>
        <w:rPr>
          <w:rFonts w:ascii="Times New Roman" w:hAnsi="Times New Roman" w:cs="Times New Roman"/>
          <w:color w:val="222222"/>
          <w:sz w:val="28"/>
          <w:szCs w:val="28"/>
        </w:rPr>
      </w:pPr>
      <w:r w:rsidRPr="003B1977">
        <w:rPr>
          <w:rFonts w:ascii="Times New Roman" w:hAnsi="Times New Roman" w:cs="Times New Roman"/>
          <w:color w:val="222222"/>
          <w:sz w:val="28"/>
          <w:szCs w:val="28"/>
        </w:rPr>
        <w:t>Hive: a distributed data warehouse</w:t>
      </w:r>
    </w:p>
    <w:p w:rsidR="00DE58B3" w:rsidRPr="003B1977" w:rsidRDefault="00DE58B3" w:rsidP="00DE58B3">
      <w:pPr>
        <w:pStyle w:val="NoSpacing"/>
        <w:rPr>
          <w:rFonts w:ascii="Times New Roman" w:hAnsi="Times New Roman" w:cs="Times New Roman"/>
          <w:color w:val="222222"/>
          <w:sz w:val="28"/>
          <w:szCs w:val="28"/>
          <w:shd w:val="clear" w:color="auto" w:fill="FFFFFF"/>
        </w:rPr>
      </w:pPr>
      <w:r w:rsidRPr="003B1977">
        <w:rPr>
          <w:rFonts w:ascii="Times New Roman" w:hAnsi="Times New Roman" w:cs="Times New Roman"/>
          <w:color w:val="222222"/>
          <w:sz w:val="28"/>
          <w:szCs w:val="28"/>
          <w:shd w:val="clear" w:color="auto" w:fill="FFFFFF"/>
        </w:rPr>
        <w:t>Hive gives you SQL-like language to operate on your data, so transformation from RDBMS is much easier (Pig can be easier for someone who had not earlier experience with SQL)</w:t>
      </w: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color w:val="222222"/>
          <w:sz w:val="28"/>
          <w:szCs w:val="28"/>
          <w:shd w:val="clear" w:color="auto" w:fill="FFFFFF"/>
        </w:rPr>
        <w:t>Hive, which is RDBMS based, needs the data to be first imported (or loaded) and after that it can be worked upon. So if you were using Hive on streaming data, you would have to keep filling buckets (or files) and use hive on each</w:t>
      </w:r>
      <w:r w:rsidRPr="003B1977">
        <w:rPr>
          <w:rStyle w:val="apple-converted-space"/>
          <w:rFonts w:ascii="Times New Roman" w:hAnsi="Times New Roman" w:cs="Times New Roman"/>
          <w:color w:val="222222"/>
          <w:sz w:val="28"/>
          <w:szCs w:val="28"/>
          <w:shd w:val="clear" w:color="auto" w:fill="FFFFFF"/>
        </w:rPr>
        <w:t> </w:t>
      </w:r>
      <w:r w:rsidRPr="003B1977">
        <w:rPr>
          <w:rStyle w:val="Emphasis"/>
          <w:rFonts w:ascii="Times New Roman" w:hAnsi="Times New Roman" w:cs="Times New Roman"/>
          <w:color w:val="222222"/>
          <w:sz w:val="28"/>
          <w:szCs w:val="28"/>
          <w:bdr w:val="none" w:sz="0" w:space="0" w:color="auto" w:frame="1"/>
          <w:shd w:val="clear" w:color="auto" w:fill="FFFFFF"/>
        </w:rPr>
        <w:t>filled</w:t>
      </w:r>
      <w:r w:rsidRPr="003B1977">
        <w:rPr>
          <w:rStyle w:val="apple-converted-space"/>
          <w:rFonts w:ascii="Times New Roman" w:hAnsi="Times New Roman" w:cs="Times New Roman"/>
          <w:color w:val="222222"/>
          <w:sz w:val="28"/>
          <w:szCs w:val="28"/>
          <w:shd w:val="clear" w:color="auto" w:fill="FFFFFF"/>
        </w:rPr>
        <w:t> </w:t>
      </w:r>
      <w:r w:rsidRPr="003B1977">
        <w:rPr>
          <w:rFonts w:ascii="Times New Roman" w:hAnsi="Times New Roman" w:cs="Times New Roman"/>
          <w:color w:val="222222"/>
          <w:sz w:val="28"/>
          <w:szCs w:val="28"/>
          <w:shd w:val="clear" w:color="auto" w:fill="FFFFFF"/>
        </w:rPr>
        <w:t>bucket, while using other buckets to keep storing the newly arriving data.</w:t>
      </w: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color w:val="222222"/>
          <w:sz w:val="28"/>
          <w:szCs w:val="28"/>
        </w:rPr>
        <w:t>It is also worth noting, that for Hive you can nice interface to work with this data (Beeswax for HUE, or Hive web interface), and it also gives you metastore for information about your data (schema, etc) which is useful as a central information about your data.</w:t>
      </w:r>
    </w:p>
    <w:p w:rsidR="00A360BD" w:rsidRDefault="00A360BD" w:rsidP="00DE58B3">
      <w:pPr>
        <w:pStyle w:val="NoSpacing"/>
        <w:rPr>
          <w:rFonts w:ascii="Times New Roman" w:hAnsi="Times New Roman" w:cs="Times New Roman"/>
          <w:b/>
          <w:sz w:val="28"/>
          <w:szCs w:val="28"/>
        </w:rPr>
      </w:pPr>
    </w:p>
    <w:p w:rsidR="00A360BD" w:rsidRDefault="00A360BD" w:rsidP="00DE58B3">
      <w:pPr>
        <w:pStyle w:val="NoSpacing"/>
        <w:rPr>
          <w:rFonts w:ascii="Times New Roman" w:hAnsi="Times New Roman" w:cs="Times New Roman"/>
          <w:b/>
          <w:sz w:val="28"/>
          <w:szCs w:val="28"/>
        </w:rPr>
      </w:pPr>
    </w:p>
    <w:p w:rsidR="00A360BD" w:rsidRDefault="00A360BD" w:rsidP="00DE58B3">
      <w:pPr>
        <w:pStyle w:val="NoSpacing"/>
        <w:rPr>
          <w:rFonts w:ascii="Times New Roman" w:hAnsi="Times New Roman" w:cs="Times New Roman"/>
          <w:b/>
          <w:sz w:val="28"/>
          <w:szCs w:val="28"/>
        </w:rPr>
      </w:pPr>
    </w:p>
    <w:p w:rsidR="00DE58B3" w:rsidRPr="003B1977" w:rsidRDefault="00DE58B3" w:rsidP="00DE58B3">
      <w:pPr>
        <w:pStyle w:val="NoSpacing"/>
        <w:rPr>
          <w:rStyle w:val="apple-converted-space"/>
          <w:rFonts w:ascii="Times New Roman" w:hAnsi="Times New Roman" w:cs="Times New Roman"/>
          <w:color w:val="000000"/>
          <w:sz w:val="28"/>
          <w:szCs w:val="28"/>
          <w:shd w:val="clear" w:color="auto" w:fill="FFFFFF"/>
        </w:rPr>
      </w:pPr>
      <w:r w:rsidRPr="003B1977">
        <w:rPr>
          <w:rStyle w:val="apple-converted-space"/>
          <w:rFonts w:ascii="Times New Roman" w:hAnsi="Times New Roman" w:cs="Times New Roman"/>
          <w:color w:val="000000"/>
          <w:sz w:val="28"/>
          <w:szCs w:val="28"/>
          <w:shd w:val="clear" w:color="auto" w:fill="FFFFFF"/>
        </w:rPr>
        <w:lastRenderedPageBreak/>
        <w:t>Differences between HIVE and PIG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8"/>
        <w:gridCol w:w="66"/>
        <w:gridCol w:w="3084"/>
        <w:gridCol w:w="66"/>
        <w:gridCol w:w="2994"/>
        <w:gridCol w:w="66"/>
      </w:tblGrid>
      <w:tr w:rsidR="00DE58B3" w:rsidRPr="003B1977" w:rsidTr="002962A0">
        <w:trPr>
          <w:gridAfter w:val="1"/>
          <w:wAfter w:w="66" w:type="dxa"/>
        </w:trPr>
        <w:tc>
          <w:tcPr>
            <w:tcW w:w="1908" w:type="dxa"/>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b/>
                <w:bCs/>
                <w:color w:val="CE2131"/>
                <w:sz w:val="28"/>
                <w:szCs w:val="28"/>
              </w:rPr>
              <w:t>Type of flow:</w:t>
            </w:r>
            <w:r w:rsidRPr="003B1977">
              <w:rPr>
                <w:rFonts w:ascii="Times New Roman" w:hAnsi="Times New Roman" w:cs="Times New Roman"/>
                <w:color w:val="000000"/>
                <w:sz w:val="28"/>
                <w:szCs w:val="28"/>
              </w:rPr>
              <w:br/>
            </w:r>
          </w:p>
        </w:tc>
        <w:tc>
          <w:tcPr>
            <w:tcW w:w="315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PIG is a procedural data-flow language. A procedural language is executing step-by-step approach defined by the programmers. You can control the optimization of every step.</w:t>
            </w:r>
            <w:r w:rsidRPr="003B1977">
              <w:rPr>
                <w:rStyle w:val="apple-converted-space"/>
                <w:rFonts w:ascii="Times New Roman" w:hAnsi="Times New Roman" w:cs="Times New Roman"/>
                <w:color w:val="000000"/>
                <w:sz w:val="28"/>
                <w:szCs w:val="28"/>
                <w:shd w:val="clear" w:color="auto" w:fill="FFFFFF"/>
              </w:rPr>
              <w:t> </w:t>
            </w:r>
          </w:p>
        </w:tc>
        <w:tc>
          <w:tcPr>
            <w:tcW w:w="306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HIVE looks like SQL language. Thus, it becomes declarative language. You can specify what should be done rather how should be done. Optimization is difficult in HIVE since HIVE depends on its own optimizer.</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b/>
                <w:bCs/>
                <w:color w:val="CE2131"/>
                <w:sz w:val="28"/>
                <w:szCs w:val="28"/>
              </w:rPr>
              <w:t>Ease of use:</w:t>
            </w:r>
          </w:p>
        </w:tc>
        <w:tc>
          <w:tcPr>
            <w:tcW w:w="315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PIG requires some additional time to learn since the syntax is new and different.</w:t>
            </w:r>
          </w:p>
        </w:tc>
        <w:tc>
          <w:tcPr>
            <w:tcW w:w="306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HIVE is very special since it almost looks like SQL. Developers seeing HIVE commands are excited to use it.</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b/>
                <w:bCs/>
                <w:color w:val="CE2131"/>
                <w:sz w:val="28"/>
                <w:szCs w:val="28"/>
              </w:rPr>
              <w:t>Nature of usage:</w:t>
            </w:r>
          </w:p>
        </w:tc>
        <w:tc>
          <w:tcPr>
            <w:tcW w:w="315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PIG is recommended for Programmers and software developers. The main reason is its efficiency in computing. When your query becomes complex with most of joins and filters, then PIG is strongly recommended.</w:t>
            </w:r>
          </w:p>
        </w:tc>
        <w:tc>
          <w:tcPr>
            <w:tcW w:w="306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Hive is mostly in Analytics area. Ofcourse, it rules the analytics in Hadoop. (Datawarehouse solution). While generating the reports, people prefer to code in HIVE than PIG. If your query has minimum of joins and filters you can go ahead with HIVE. On the other hand, if the query has lot of joins, HIVE may degrade the performance.</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b/>
                <w:bCs/>
                <w:color w:val="CE2131"/>
                <w:sz w:val="28"/>
                <w:szCs w:val="28"/>
              </w:rPr>
              <w:t>Type of Data:</w:t>
            </w:r>
          </w:p>
        </w:tc>
        <w:tc>
          <w:tcPr>
            <w:tcW w:w="315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PIG handles both structured and unstructured data efficiently.</w:t>
            </w:r>
          </w:p>
        </w:tc>
        <w:tc>
          <w:tcPr>
            <w:tcW w:w="306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Hive handles structured data very efficiently.</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b/>
                <w:bCs/>
                <w:color w:val="CE2131"/>
                <w:sz w:val="28"/>
                <w:szCs w:val="28"/>
              </w:rPr>
              <w:t>Intermediate layers:</w:t>
            </w:r>
          </w:p>
        </w:tc>
        <w:tc>
          <w:tcPr>
            <w:tcW w:w="3150" w:type="dxa"/>
            <w:gridSpan w:val="2"/>
          </w:tcPr>
          <w:p w:rsidR="00DE58B3" w:rsidRPr="003B1977" w:rsidRDefault="00DE58B3" w:rsidP="002962A0">
            <w:pPr>
              <w:pStyle w:val="NoSpacing"/>
              <w:rPr>
                <w:rFonts w:ascii="Times New Roman" w:hAnsi="Times New Roman" w:cs="Times New Roman"/>
                <w:color w:val="222222"/>
                <w:sz w:val="28"/>
                <w:szCs w:val="28"/>
              </w:rPr>
            </w:pPr>
            <w:proofErr w:type="gramStart"/>
            <w:r w:rsidRPr="003B1977">
              <w:rPr>
                <w:rFonts w:ascii="Times New Roman" w:hAnsi="Times New Roman" w:cs="Times New Roman"/>
                <w:color w:val="000000"/>
                <w:sz w:val="28"/>
                <w:szCs w:val="28"/>
                <w:shd w:val="clear" w:color="auto" w:fill="FFFFFF"/>
              </w:rPr>
              <w:t>PIG represent</w:t>
            </w:r>
            <w:proofErr w:type="gramEnd"/>
            <w:r w:rsidRPr="003B1977">
              <w:rPr>
                <w:rFonts w:ascii="Times New Roman" w:hAnsi="Times New Roman" w:cs="Times New Roman"/>
                <w:color w:val="000000"/>
                <w:sz w:val="28"/>
                <w:szCs w:val="28"/>
                <w:shd w:val="clear" w:color="auto" w:fill="FFFFFF"/>
              </w:rPr>
              <w:t xml:space="preserve"> data in term of variables. Whenever, you want to store an intermediate </w:t>
            </w:r>
            <w:r w:rsidRPr="003B1977">
              <w:rPr>
                <w:rFonts w:ascii="Times New Roman" w:hAnsi="Times New Roman" w:cs="Times New Roman"/>
                <w:color w:val="000000"/>
                <w:sz w:val="28"/>
                <w:szCs w:val="28"/>
                <w:shd w:val="clear" w:color="auto" w:fill="FFFFFF"/>
              </w:rPr>
              <w:lastRenderedPageBreak/>
              <w:t>result, then it is easy to store that in a variable and you can refer it later.</w:t>
            </w:r>
          </w:p>
        </w:tc>
        <w:tc>
          <w:tcPr>
            <w:tcW w:w="3060" w:type="dxa"/>
            <w:gridSpan w:val="2"/>
          </w:tcPr>
          <w:p w:rsidR="00DE58B3" w:rsidRPr="003B1977" w:rsidRDefault="00DE58B3" w:rsidP="002962A0">
            <w:pPr>
              <w:pStyle w:val="NoSpacing"/>
              <w:rPr>
                <w:rFonts w:ascii="Times New Roman" w:hAnsi="Times New Roman" w:cs="Times New Roman"/>
                <w:color w:val="222222"/>
                <w:sz w:val="28"/>
                <w:szCs w:val="28"/>
              </w:rPr>
            </w:pPr>
            <w:proofErr w:type="gramStart"/>
            <w:r w:rsidRPr="003B1977">
              <w:rPr>
                <w:rFonts w:ascii="Times New Roman" w:hAnsi="Times New Roman" w:cs="Times New Roman"/>
                <w:color w:val="000000"/>
                <w:sz w:val="28"/>
                <w:szCs w:val="28"/>
                <w:shd w:val="clear" w:color="auto" w:fill="FFFFFF"/>
              </w:rPr>
              <w:lastRenderedPageBreak/>
              <w:t>HIVE represent</w:t>
            </w:r>
            <w:proofErr w:type="gramEnd"/>
            <w:r w:rsidRPr="003B1977">
              <w:rPr>
                <w:rFonts w:ascii="Times New Roman" w:hAnsi="Times New Roman" w:cs="Times New Roman"/>
                <w:color w:val="000000"/>
                <w:sz w:val="28"/>
                <w:szCs w:val="28"/>
                <w:shd w:val="clear" w:color="auto" w:fill="FFFFFF"/>
              </w:rPr>
              <w:t xml:space="preserve"> data in terms of tables. It is difficult to store the intermediate result in </w:t>
            </w:r>
            <w:r w:rsidRPr="003B1977">
              <w:rPr>
                <w:rFonts w:ascii="Times New Roman" w:hAnsi="Times New Roman" w:cs="Times New Roman"/>
                <w:color w:val="000000"/>
                <w:sz w:val="28"/>
                <w:szCs w:val="28"/>
                <w:shd w:val="clear" w:color="auto" w:fill="FFFFFF"/>
              </w:rPr>
              <w:lastRenderedPageBreak/>
              <w:t>HIVE. (You have to create a table and insert the values from another table). Thus, when a complex query comes into picture, HIVE code may exceed hundred of lines.</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b/>
                <w:bCs/>
                <w:color w:val="CE2131"/>
                <w:sz w:val="28"/>
                <w:szCs w:val="28"/>
              </w:rPr>
              <w:lastRenderedPageBreak/>
              <w:t>Debugging facility:</w:t>
            </w:r>
          </w:p>
        </w:tc>
        <w:tc>
          <w:tcPr>
            <w:tcW w:w="315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PIG code can be debugged in Local.</w:t>
            </w:r>
          </w:p>
        </w:tc>
        <w:tc>
          <w:tcPr>
            <w:tcW w:w="306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Debugging HIVE code in local is complex and time consuming.</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b/>
                <w:bCs/>
                <w:color w:val="CE2131"/>
                <w:sz w:val="28"/>
                <w:szCs w:val="28"/>
              </w:rPr>
              <w:t>Versatality:</w:t>
            </w:r>
          </w:p>
        </w:tc>
        <w:tc>
          <w:tcPr>
            <w:tcW w:w="315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Writing user defined functions (UDF) is easy with PIG.</w:t>
            </w:r>
          </w:p>
        </w:tc>
        <w:tc>
          <w:tcPr>
            <w:tcW w:w="306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UDF in HIVE is complex.</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b/>
                <w:bCs/>
                <w:color w:val="CE2131"/>
                <w:sz w:val="28"/>
                <w:szCs w:val="28"/>
              </w:rPr>
              <w:t>Maintenance:</w:t>
            </w:r>
          </w:p>
        </w:tc>
        <w:tc>
          <w:tcPr>
            <w:tcW w:w="315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PIG requires a bit more maintenance than HIVE.</w:t>
            </w:r>
          </w:p>
        </w:tc>
        <w:tc>
          <w:tcPr>
            <w:tcW w:w="3060" w:type="dxa"/>
            <w:gridSpan w:val="2"/>
          </w:tcPr>
          <w:p w:rsidR="00DE58B3" w:rsidRPr="003B1977" w:rsidRDefault="00DE58B3" w:rsidP="002962A0">
            <w:pPr>
              <w:pStyle w:val="NoSpacing"/>
              <w:rPr>
                <w:rFonts w:ascii="Times New Roman" w:hAnsi="Times New Roman" w:cs="Times New Roman"/>
                <w:color w:val="222222"/>
                <w:sz w:val="28"/>
                <w:szCs w:val="28"/>
              </w:rPr>
            </w:pPr>
            <w:r w:rsidRPr="003B1977">
              <w:rPr>
                <w:rFonts w:ascii="Times New Roman" w:hAnsi="Times New Roman" w:cs="Times New Roman"/>
                <w:color w:val="000000"/>
                <w:sz w:val="28"/>
                <w:szCs w:val="28"/>
                <w:shd w:val="clear" w:color="auto" w:fill="FFFFFF"/>
              </w:rPr>
              <w:t>Maintenance in HIVE is very easy.</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b/>
                <w:bCs/>
                <w:color w:val="CE2131"/>
                <w:sz w:val="28"/>
                <w:szCs w:val="28"/>
              </w:rPr>
            </w:pPr>
            <w:r w:rsidRPr="003B1977">
              <w:rPr>
                <w:rFonts w:ascii="Times New Roman" w:hAnsi="Times New Roman" w:cs="Times New Roman"/>
                <w:b/>
                <w:bCs/>
                <w:color w:val="CE2131"/>
                <w:sz w:val="28"/>
                <w:szCs w:val="28"/>
              </w:rPr>
              <w:t>Persistent:</w:t>
            </w:r>
          </w:p>
        </w:tc>
        <w:tc>
          <w:tcPr>
            <w:tcW w:w="315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In PIG, you may not retain the values of variables. Every time you have to rerun the PIG code to get the value from a variable.</w:t>
            </w:r>
          </w:p>
        </w:tc>
        <w:tc>
          <w:tcPr>
            <w:tcW w:w="306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In HIVE, the tables (external) will remain with life even you quit the session. This is because the external tables will still point to HDFS file.</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b/>
                <w:bCs/>
                <w:color w:val="CE2131"/>
                <w:sz w:val="28"/>
                <w:szCs w:val="28"/>
              </w:rPr>
            </w:pPr>
            <w:r w:rsidRPr="003B1977">
              <w:rPr>
                <w:rFonts w:ascii="Times New Roman" w:hAnsi="Times New Roman" w:cs="Times New Roman"/>
                <w:b/>
                <w:bCs/>
                <w:color w:val="CE2131"/>
                <w:sz w:val="28"/>
                <w:szCs w:val="28"/>
              </w:rPr>
              <w:t>Development time:</w:t>
            </w:r>
          </w:p>
        </w:tc>
        <w:tc>
          <w:tcPr>
            <w:tcW w:w="315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PIG development may require more time than HIVE. But it is purely based on the familiarity with PIG code.</w:t>
            </w:r>
          </w:p>
        </w:tc>
        <w:tc>
          <w:tcPr>
            <w:tcW w:w="306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Being a SQLish language, the development time will be very less.</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b/>
                <w:bCs/>
                <w:color w:val="CE2131"/>
                <w:sz w:val="28"/>
                <w:szCs w:val="28"/>
              </w:rPr>
            </w:pPr>
            <w:r w:rsidRPr="003B1977">
              <w:rPr>
                <w:rFonts w:ascii="Times New Roman" w:hAnsi="Times New Roman" w:cs="Times New Roman"/>
                <w:b/>
                <w:bCs/>
                <w:color w:val="CE2131"/>
                <w:sz w:val="28"/>
                <w:szCs w:val="28"/>
              </w:rPr>
              <w:t>Compatibility:</w:t>
            </w:r>
          </w:p>
        </w:tc>
        <w:tc>
          <w:tcPr>
            <w:tcW w:w="315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RDBMS to PIG compatibility is slightly complex since the code syntax of PIG is entirely different.</w:t>
            </w:r>
          </w:p>
        </w:tc>
        <w:tc>
          <w:tcPr>
            <w:tcW w:w="306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Most of the SQL statements that you executed in your RDBMS already can be put in directly in HIVE. It will work. Only few things need to be modified compared to RDBMS SQL.</w:t>
            </w:r>
          </w:p>
        </w:tc>
      </w:tr>
      <w:tr w:rsidR="00DE58B3" w:rsidRPr="003B1977" w:rsidTr="002962A0">
        <w:trPr>
          <w:trHeight w:val="935"/>
        </w:trPr>
        <w:tc>
          <w:tcPr>
            <w:tcW w:w="1974" w:type="dxa"/>
            <w:gridSpan w:val="2"/>
          </w:tcPr>
          <w:p w:rsidR="00DE58B3" w:rsidRPr="003B1977" w:rsidRDefault="00DE58B3" w:rsidP="002962A0">
            <w:pPr>
              <w:pStyle w:val="NoSpacing"/>
              <w:rPr>
                <w:rFonts w:ascii="Times New Roman" w:hAnsi="Times New Roman" w:cs="Times New Roman"/>
                <w:b/>
                <w:bCs/>
                <w:color w:val="CE2131"/>
                <w:sz w:val="28"/>
                <w:szCs w:val="28"/>
              </w:rPr>
            </w:pPr>
            <w:r w:rsidRPr="003B1977">
              <w:rPr>
                <w:rFonts w:ascii="Times New Roman" w:hAnsi="Times New Roman" w:cs="Times New Roman"/>
                <w:b/>
                <w:bCs/>
                <w:color w:val="CE2131"/>
                <w:sz w:val="28"/>
                <w:szCs w:val="28"/>
              </w:rPr>
              <w:t>Handling BIG data:</w:t>
            </w:r>
          </w:p>
        </w:tc>
        <w:tc>
          <w:tcPr>
            <w:tcW w:w="315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 xml:space="preserve">PIG efficiently handles more </w:t>
            </w:r>
            <w:proofErr w:type="gramStart"/>
            <w:r w:rsidRPr="003B1977">
              <w:rPr>
                <w:rFonts w:ascii="Times New Roman" w:hAnsi="Times New Roman" w:cs="Times New Roman"/>
                <w:color w:val="000000"/>
                <w:sz w:val="28"/>
                <w:szCs w:val="28"/>
                <w:shd w:val="clear" w:color="auto" w:fill="FFFFFF"/>
              </w:rPr>
              <w:t>amount</w:t>
            </w:r>
            <w:proofErr w:type="gramEnd"/>
            <w:r w:rsidRPr="003B1977">
              <w:rPr>
                <w:rFonts w:ascii="Times New Roman" w:hAnsi="Times New Roman" w:cs="Times New Roman"/>
                <w:color w:val="000000"/>
                <w:sz w:val="28"/>
                <w:szCs w:val="28"/>
                <w:shd w:val="clear" w:color="auto" w:fill="FFFFFF"/>
              </w:rPr>
              <w:t xml:space="preserve"> of data.</w:t>
            </w:r>
          </w:p>
        </w:tc>
        <w:tc>
          <w:tcPr>
            <w:tcW w:w="306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 xml:space="preserve">HIVE sometimes leads to memory overflow or </w:t>
            </w:r>
            <w:r w:rsidRPr="003B1977">
              <w:rPr>
                <w:rFonts w:ascii="Times New Roman" w:hAnsi="Times New Roman" w:cs="Times New Roman"/>
                <w:color w:val="000000"/>
                <w:sz w:val="28"/>
                <w:szCs w:val="28"/>
                <w:shd w:val="clear" w:color="auto" w:fill="FFFFFF"/>
              </w:rPr>
              <w:lastRenderedPageBreak/>
              <w:t>deceptive performance. However, several parameters are there to adjust and address the issue.</w:t>
            </w:r>
            <w:r w:rsidRPr="003B1977">
              <w:rPr>
                <w:rStyle w:val="apple-converted-space"/>
                <w:rFonts w:ascii="Times New Roman" w:hAnsi="Times New Roman" w:cs="Times New Roman"/>
                <w:color w:val="000000"/>
                <w:sz w:val="28"/>
                <w:szCs w:val="28"/>
                <w:shd w:val="clear" w:color="auto" w:fill="FFFFFF"/>
              </w:rPr>
              <w:t> </w:t>
            </w:r>
          </w:p>
        </w:tc>
      </w:tr>
      <w:tr w:rsidR="00DE58B3" w:rsidRPr="003B1977" w:rsidTr="002962A0">
        <w:tc>
          <w:tcPr>
            <w:tcW w:w="1974" w:type="dxa"/>
            <w:gridSpan w:val="2"/>
          </w:tcPr>
          <w:p w:rsidR="00DE58B3" w:rsidRPr="003B1977" w:rsidRDefault="00DE58B3" w:rsidP="002962A0">
            <w:pPr>
              <w:pStyle w:val="NoSpacing"/>
              <w:rPr>
                <w:rFonts w:ascii="Times New Roman" w:hAnsi="Times New Roman" w:cs="Times New Roman"/>
                <w:b/>
                <w:bCs/>
                <w:color w:val="CE2131"/>
                <w:sz w:val="28"/>
                <w:szCs w:val="28"/>
              </w:rPr>
            </w:pPr>
            <w:r w:rsidRPr="003B1977">
              <w:rPr>
                <w:rFonts w:ascii="Times New Roman" w:hAnsi="Times New Roman" w:cs="Times New Roman"/>
                <w:b/>
                <w:bCs/>
                <w:color w:val="CE2131"/>
                <w:sz w:val="28"/>
                <w:szCs w:val="28"/>
              </w:rPr>
              <w:lastRenderedPageBreak/>
              <w:t>Giants with these Giants:</w:t>
            </w:r>
          </w:p>
        </w:tc>
        <w:tc>
          <w:tcPr>
            <w:tcW w:w="315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PIG - used by Yahoo!, Twitter, LinkedIn</w:t>
            </w:r>
          </w:p>
        </w:tc>
        <w:tc>
          <w:tcPr>
            <w:tcW w:w="3060" w:type="dxa"/>
            <w:gridSpan w:val="2"/>
          </w:tcPr>
          <w:p w:rsidR="00DE58B3" w:rsidRPr="003B1977" w:rsidRDefault="00DE58B3" w:rsidP="002962A0">
            <w:pPr>
              <w:pStyle w:val="NoSpacing"/>
              <w:rPr>
                <w:rFonts w:ascii="Times New Roman" w:hAnsi="Times New Roman" w:cs="Times New Roman"/>
                <w:color w:val="000000"/>
                <w:sz w:val="28"/>
                <w:szCs w:val="28"/>
                <w:shd w:val="clear" w:color="auto" w:fill="FFFFFF"/>
              </w:rPr>
            </w:pPr>
            <w:r w:rsidRPr="003B1977">
              <w:rPr>
                <w:rFonts w:ascii="Times New Roman" w:hAnsi="Times New Roman" w:cs="Times New Roman"/>
                <w:color w:val="000000"/>
                <w:sz w:val="28"/>
                <w:szCs w:val="28"/>
                <w:shd w:val="clear" w:color="auto" w:fill="FFFFFF"/>
              </w:rPr>
              <w:t>HIVE - used by Facebook.</w:t>
            </w:r>
            <w:r w:rsidRPr="003B1977">
              <w:rPr>
                <w:rStyle w:val="apple-converted-space"/>
                <w:rFonts w:ascii="Times New Roman" w:hAnsi="Times New Roman" w:cs="Times New Roman"/>
                <w:color w:val="000000"/>
                <w:sz w:val="28"/>
                <w:szCs w:val="28"/>
                <w:shd w:val="clear" w:color="auto" w:fill="FFFFFF"/>
              </w:rPr>
              <w:t> </w:t>
            </w:r>
          </w:p>
        </w:tc>
      </w:tr>
    </w:tbl>
    <w:p w:rsidR="00DE58B3" w:rsidRPr="003B1977" w:rsidRDefault="00DE58B3" w:rsidP="00DE58B3">
      <w:pPr>
        <w:pStyle w:val="NoSpacing"/>
        <w:rPr>
          <w:rFonts w:ascii="Times New Roman" w:hAnsi="Times New Roman" w:cs="Times New Roman"/>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11</w:t>
      </w:r>
      <w:proofErr w:type="gramStart"/>
      <w:r w:rsidRPr="003B1977">
        <w:rPr>
          <w:rFonts w:ascii="Times New Roman" w:hAnsi="Times New Roman" w:cs="Times New Roman"/>
          <w:b/>
          <w:sz w:val="28"/>
          <w:szCs w:val="28"/>
        </w:rPr>
        <w:t>.Explain</w:t>
      </w:r>
      <w:proofErr w:type="gramEnd"/>
      <w:r w:rsidRPr="003B1977">
        <w:rPr>
          <w:rFonts w:ascii="Times New Roman" w:hAnsi="Times New Roman" w:cs="Times New Roman"/>
          <w:b/>
          <w:sz w:val="28"/>
          <w:szCs w:val="28"/>
        </w:rPr>
        <w:t xml:space="preserve"> about Collection data types in hive?</w:t>
      </w:r>
    </w:p>
    <w:p w:rsidR="00DE58B3" w:rsidRPr="003B1977" w:rsidRDefault="00DE58B3" w:rsidP="00DE58B3">
      <w:pPr>
        <w:pStyle w:val="NoSpacing"/>
        <w:rPr>
          <w:rFonts w:ascii="Times New Roman" w:eastAsia="Times New Roman" w:hAnsi="Times New Roman" w:cs="Times New Roman"/>
          <w:b/>
          <w:bCs/>
          <w:color w:val="333333"/>
          <w:kern w:val="36"/>
          <w:sz w:val="28"/>
          <w:szCs w:val="28"/>
        </w:rPr>
      </w:pPr>
      <w:r w:rsidRPr="003B1977">
        <w:rPr>
          <w:rFonts w:ascii="Times New Roman" w:eastAsia="Times New Roman" w:hAnsi="Times New Roman" w:cs="Times New Roman"/>
          <w:b/>
          <w:bCs/>
          <w:color w:val="333333"/>
          <w:kern w:val="36"/>
          <w:sz w:val="28"/>
          <w:szCs w:val="28"/>
        </w:rPr>
        <w:t>Data Types in Hive</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hAnsi="Times New Roman" w:cs="Times New Roman"/>
          <w:color w:val="333333"/>
          <w:sz w:val="28"/>
          <w:szCs w:val="28"/>
          <w:shd w:val="clear" w:color="auto" w:fill="FFFFFF"/>
        </w:rPr>
        <w:t>Hive data types are categorized into two types. They are the primitive and complex data types.</w:t>
      </w:r>
      <w:r w:rsidRPr="003B1977">
        <w:rPr>
          <w:rStyle w:val="apple-converted-space"/>
          <w:rFonts w:ascii="Times New Roman" w:hAnsi="Times New Roman" w:cs="Times New Roman"/>
          <w:color w:val="333333"/>
          <w:sz w:val="28"/>
          <w:szCs w:val="28"/>
          <w:shd w:val="clear" w:color="auto" w:fill="FFFFFF"/>
        </w:rPr>
        <w:t> </w:t>
      </w:r>
      <w:r w:rsidRPr="003B1977">
        <w:rPr>
          <w:rFonts w:ascii="Times New Roman" w:hAnsi="Times New Roman" w:cs="Times New Roman"/>
          <w:color w:val="333333"/>
          <w:sz w:val="28"/>
          <w:szCs w:val="28"/>
        </w:rPr>
        <w:br/>
      </w:r>
      <w:r w:rsidRPr="003B1977">
        <w:rPr>
          <w:rFonts w:ascii="Times New Roman" w:hAnsi="Times New Roman" w:cs="Times New Roman"/>
          <w:color w:val="333333"/>
          <w:sz w:val="28"/>
          <w:szCs w:val="28"/>
          <w:shd w:val="clear" w:color="auto" w:fill="FFFFFF"/>
        </w:rPr>
        <w:t>The primitive data types include Integers, Boolean, Floating point numbers and strings. The below table lists the size of each data type:</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Type        Size</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TINYINT     1 byte</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SMALLINT    2 byte</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INT         4 byte</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BIGINT      8 byte</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FLOAT       4 byte (single precision floating point numbers)</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DOUBLE      8 byte (double precision floating point numbers)</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BOOLEAN     TRUE/FALSE value</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STRING      Max size is 2GB.</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br/>
        <w:t>The complex data types include Arrays, Maps and Structs. These data types are built on using the primitive data types.</w:t>
      </w:r>
      <w:r w:rsidRPr="003B1977">
        <w:rPr>
          <w:rFonts w:ascii="Times New Roman" w:eastAsia="Times New Roman" w:hAnsi="Times New Roman" w:cs="Times New Roman"/>
          <w:color w:val="333333"/>
          <w:sz w:val="28"/>
          <w:szCs w:val="28"/>
        </w:rPr>
        <w:br/>
      </w:r>
      <w:r w:rsidRPr="003B1977">
        <w:rPr>
          <w:rFonts w:ascii="Times New Roman" w:eastAsia="Times New Roman" w:hAnsi="Times New Roman" w:cs="Times New Roman"/>
          <w:color w:val="333333"/>
          <w:sz w:val="28"/>
          <w:szCs w:val="28"/>
        </w:rPr>
        <w:br/>
      </w:r>
      <w:r w:rsidRPr="003B1977">
        <w:rPr>
          <w:rFonts w:ascii="Times New Roman" w:eastAsia="Times New Roman" w:hAnsi="Times New Roman" w:cs="Times New Roman"/>
          <w:b/>
          <w:bCs/>
          <w:color w:val="666666"/>
          <w:sz w:val="28"/>
          <w:szCs w:val="28"/>
        </w:rPr>
        <w:t>Arrays</w:t>
      </w:r>
      <w:r w:rsidRPr="003B1977">
        <w:rPr>
          <w:rFonts w:ascii="Times New Roman" w:eastAsia="Times New Roman" w:hAnsi="Times New Roman" w:cs="Times New Roman"/>
          <w:color w:val="333333"/>
          <w:sz w:val="28"/>
          <w:szCs w:val="28"/>
        </w:rPr>
        <w:t xml:space="preserve">: Contain a list of elements of the same data type. These elements are accessed by using an index. For example an array, “fruits”, containing a list of elements [‘apple’, ’mango’, ‘orange’], the element “apple” in the array can be accessed by specifying </w:t>
      </w:r>
      <w:proofErr w:type="gramStart"/>
      <w:r w:rsidRPr="003B1977">
        <w:rPr>
          <w:rFonts w:ascii="Times New Roman" w:eastAsia="Times New Roman" w:hAnsi="Times New Roman" w:cs="Times New Roman"/>
          <w:color w:val="333333"/>
          <w:sz w:val="28"/>
          <w:szCs w:val="28"/>
        </w:rPr>
        <w:t>fruits[</w:t>
      </w:r>
      <w:proofErr w:type="gramEnd"/>
      <w:r w:rsidRPr="003B1977">
        <w:rPr>
          <w:rFonts w:ascii="Times New Roman" w:eastAsia="Times New Roman" w:hAnsi="Times New Roman" w:cs="Times New Roman"/>
          <w:color w:val="333333"/>
          <w:sz w:val="28"/>
          <w:szCs w:val="28"/>
        </w:rPr>
        <w:t>1].</w:t>
      </w:r>
      <w:r w:rsidRPr="003B1977">
        <w:rPr>
          <w:rFonts w:ascii="Times New Roman" w:eastAsia="Times New Roman" w:hAnsi="Times New Roman" w:cs="Times New Roman"/>
          <w:color w:val="333333"/>
          <w:sz w:val="28"/>
          <w:szCs w:val="28"/>
        </w:rPr>
        <w:br/>
      </w:r>
      <w:r w:rsidRPr="003B1977">
        <w:rPr>
          <w:rFonts w:ascii="Times New Roman" w:eastAsia="Times New Roman" w:hAnsi="Times New Roman" w:cs="Times New Roman"/>
          <w:color w:val="333333"/>
          <w:sz w:val="28"/>
          <w:szCs w:val="28"/>
        </w:rPr>
        <w:br/>
      </w:r>
      <w:r w:rsidRPr="003B1977">
        <w:rPr>
          <w:rFonts w:ascii="Times New Roman" w:eastAsia="Times New Roman" w:hAnsi="Times New Roman" w:cs="Times New Roman"/>
          <w:b/>
          <w:bCs/>
          <w:color w:val="666666"/>
          <w:sz w:val="28"/>
          <w:szCs w:val="28"/>
        </w:rPr>
        <w:t>Maps</w:t>
      </w:r>
      <w:r w:rsidRPr="003B1977">
        <w:rPr>
          <w:rFonts w:ascii="Times New Roman" w:eastAsia="Times New Roman" w:hAnsi="Times New Roman" w:cs="Times New Roman"/>
          <w:color w:val="333333"/>
          <w:sz w:val="28"/>
          <w:szCs w:val="28"/>
        </w:rPr>
        <w:t>: Contains key, value pairs. The elements are accessed by using the keys. For example a map, “pass_list” containing the “user name” as key and “password” as value, the password of the user can be accessed by specifying pass_</w:t>
      </w:r>
      <w:proofErr w:type="gramStart"/>
      <w:r w:rsidRPr="003B1977">
        <w:rPr>
          <w:rFonts w:ascii="Times New Roman" w:eastAsia="Times New Roman" w:hAnsi="Times New Roman" w:cs="Times New Roman"/>
          <w:color w:val="333333"/>
          <w:sz w:val="28"/>
          <w:szCs w:val="28"/>
        </w:rPr>
        <w:t>list[</w:t>
      </w:r>
      <w:proofErr w:type="gramEnd"/>
      <w:r w:rsidRPr="003B1977">
        <w:rPr>
          <w:rFonts w:ascii="Times New Roman" w:eastAsia="Times New Roman" w:hAnsi="Times New Roman" w:cs="Times New Roman"/>
          <w:color w:val="333333"/>
          <w:sz w:val="28"/>
          <w:szCs w:val="28"/>
        </w:rPr>
        <w:t>‘username’]</w:t>
      </w:r>
      <w:r w:rsidRPr="003B1977">
        <w:rPr>
          <w:rFonts w:ascii="Times New Roman" w:eastAsia="Times New Roman" w:hAnsi="Times New Roman" w:cs="Times New Roman"/>
          <w:color w:val="333333"/>
          <w:sz w:val="28"/>
          <w:szCs w:val="28"/>
        </w:rPr>
        <w:br/>
      </w:r>
      <w:r w:rsidRPr="003B1977">
        <w:rPr>
          <w:rFonts w:ascii="Times New Roman" w:eastAsia="Times New Roman" w:hAnsi="Times New Roman" w:cs="Times New Roman"/>
          <w:color w:val="333333"/>
          <w:sz w:val="28"/>
          <w:szCs w:val="28"/>
        </w:rPr>
        <w:br/>
      </w:r>
      <w:r w:rsidRPr="003B1977">
        <w:rPr>
          <w:rFonts w:ascii="Times New Roman" w:eastAsia="Times New Roman" w:hAnsi="Times New Roman" w:cs="Times New Roman"/>
          <w:b/>
          <w:bCs/>
          <w:color w:val="666666"/>
          <w:sz w:val="28"/>
          <w:szCs w:val="28"/>
        </w:rPr>
        <w:t>Structs</w:t>
      </w:r>
      <w:r w:rsidRPr="003B1977">
        <w:rPr>
          <w:rFonts w:ascii="Times New Roman" w:eastAsia="Times New Roman" w:hAnsi="Times New Roman" w:cs="Times New Roman"/>
          <w:color w:val="333333"/>
          <w:sz w:val="28"/>
          <w:szCs w:val="28"/>
        </w:rPr>
        <w:t>: Contains elements of different data types. The elements can be accessed by using the dot notation. For example in a struct</w:t>
      </w:r>
      <w:proofErr w:type="gramStart"/>
      <w:r w:rsidRPr="003B1977">
        <w:rPr>
          <w:rFonts w:ascii="Times New Roman" w:eastAsia="Times New Roman" w:hAnsi="Times New Roman" w:cs="Times New Roman"/>
          <w:color w:val="333333"/>
          <w:sz w:val="28"/>
          <w:szCs w:val="28"/>
        </w:rPr>
        <w:t>, ”</w:t>
      </w:r>
      <w:proofErr w:type="gramEnd"/>
      <w:r w:rsidRPr="003B1977">
        <w:rPr>
          <w:rFonts w:ascii="Times New Roman" w:eastAsia="Times New Roman" w:hAnsi="Times New Roman" w:cs="Times New Roman"/>
          <w:color w:val="333333"/>
          <w:sz w:val="28"/>
          <w:szCs w:val="28"/>
        </w:rPr>
        <w:t xml:space="preserve">car”, the color of the car can be </w:t>
      </w:r>
      <w:r w:rsidRPr="003B1977">
        <w:rPr>
          <w:rFonts w:ascii="Times New Roman" w:eastAsia="Times New Roman" w:hAnsi="Times New Roman" w:cs="Times New Roman"/>
          <w:color w:val="333333"/>
          <w:sz w:val="28"/>
          <w:szCs w:val="28"/>
        </w:rPr>
        <w:lastRenderedPageBreak/>
        <w:t>retrieved as specifying car.color</w:t>
      </w:r>
      <w:r w:rsidRPr="003B1977">
        <w:rPr>
          <w:rFonts w:ascii="Times New Roman" w:eastAsia="Times New Roman" w:hAnsi="Times New Roman" w:cs="Times New Roman"/>
          <w:color w:val="333333"/>
          <w:sz w:val="28"/>
          <w:szCs w:val="28"/>
        </w:rPr>
        <w:br/>
      </w:r>
      <w:r w:rsidRPr="003B1977">
        <w:rPr>
          <w:rFonts w:ascii="Times New Roman" w:eastAsia="Times New Roman" w:hAnsi="Times New Roman" w:cs="Times New Roman"/>
          <w:color w:val="333333"/>
          <w:sz w:val="28"/>
          <w:szCs w:val="28"/>
        </w:rPr>
        <w:br/>
        <w:t>The create table statement containing the complex type is shown below.</w:t>
      </w:r>
      <w:r w:rsidRPr="003B1977">
        <w:rPr>
          <w:rFonts w:ascii="Times New Roman" w:eastAsia="Times New Roman" w:hAnsi="Times New Roman" w:cs="Times New Roman"/>
          <w:color w:val="333333"/>
          <w:sz w:val="28"/>
          <w:szCs w:val="28"/>
        </w:rPr>
        <w:br/>
      </w:r>
    </w:p>
    <w:p w:rsidR="00DE58B3" w:rsidRPr="003B1977" w:rsidRDefault="00DE58B3" w:rsidP="00DE58B3">
      <w:pPr>
        <w:pStyle w:val="NoSpacing"/>
        <w:rPr>
          <w:rFonts w:ascii="Times New Roman" w:hAnsi="Times New Roman" w:cs="Times New Roman"/>
          <w:color w:val="333333"/>
          <w:sz w:val="28"/>
          <w:szCs w:val="28"/>
        </w:rPr>
      </w:pPr>
      <w:r w:rsidRPr="003B1977">
        <w:rPr>
          <w:rFonts w:ascii="Times New Roman" w:hAnsi="Times New Roman" w:cs="Times New Roman"/>
          <w:color w:val="333333"/>
          <w:sz w:val="28"/>
          <w:szCs w:val="28"/>
        </w:rPr>
        <w:t>complex_data_types</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 xml:space="preserve">  Fruits     ARRAY&lt;string&gt;,</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 xml:space="preserve">  Pass_</w:t>
      </w:r>
      <w:proofErr w:type="gramStart"/>
      <w:r w:rsidRPr="003B1977">
        <w:rPr>
          <w:rFonts w:ascii="Times New Roman" w:eastAsia="Times New Roman" w:hAnsi="Times New Roman" w:cs="Times New Roman"/>
          <w:color w:val="333333"/>
          <w:sz w:val="28"/>
          <w:szCs w:val="28"/>
        </w:rPr>
        <w:t>list  MAP</w:t>
      </w:r>
      <w:proofErr w:type="gramEnd"/>
      <w:r w:rsidRPr="003B1977">
        <w:rPr>
          <w:rFonts w:ascii="Times New Roman" w:eastAsia="Times New Roman" w:hAnsi="Times New Roman" w:cs="Times New Roman"/>
          <w:color w:val="333333"/>
          <w:sz w:val="28"/>
          <w:szCs w:val="28"/>
        </w:rPr>
        <w:t>&lt;string,string&gt;,</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 xml:space="preserve">  Car        STRUCT&lt;color</w:t>
      </w:r>
      <w:proofErr w:type="gramStart"/>
      <w:r w:rsidRPr="003B1977">
        <w:rPr>
          <w:rFonts w:ascii="Times New Roman" w:eastAsia="Times New Roman" w:hAnsi="Times New Roman" w:cs="Times New Roman"/>
          <w:color w:val="333333"/>
          <w:sz w:val="28"/>
          <w:szCs w:val="28"/>
        </w:rPr>
        <w:t>:string</w:t>
      </w:r>
      <w:proofErr w:type="gramEnd"/>
      <w:r w:rsidRPr="003B1977">
        <w:rPr>
          <w:rFonts w:ascii="Times New Roman" w:eastAsia="Times New Roman" w:hAnsi="Times New Roman" w:cs="Times New Roman"/>
          <w:color w:val="333333"/>
          <w:sz w:val="28"/>
          <w:szCs w:val="28"/>
        </w:rPr>
        <w:t>, wheel_size:float&gt;</w:t>
      </w:r>
    </w:p>
    <w:p w:rsidR="00DE58B3" w:rsidRPr="003B1977" w:rsidRDefault="00DE58B3" w:rsidP="00DE58B3">
      <w:pPr>
        <w:pStyle w:val="NoSpacing"/>
        <w:rPr>
          <w:rFonts w:ascii="Times New Roman" w:eastAsia="Times New Roman" w:hAnsi="Times New Roman" w:cs="Times New Roman"/>
          <w:color w:val="333333"/>
          <w:sz w:val="28"/>
          <w:szCs w:val="28"/>
        </w:rPr>
      </w:pPr>
      <w:r w:rsidRPr="003B1977">
        <w:rPr>
          <w:rFonts w:ascii="Times New Roman" w:eastAsia="Times New Roman" w:hAnsi="Times New Roman" w:cs="Times New Roman"/>
          <w:color w:val="333333"/>
          <w:sz w:val="28"/>
          <w:szCs w:val="28"/>
        </w:rPr>
        <w:t xml:space="preserve">);                                                                                                                                                                  </w:t>
      </w:r>
    </w:p>
    <w:p w:rsidR="00DE58B3" w:rsidRDefault="00DE58B3" w:rsidP="00DE58B3">
      <w:pPr>
        <w:pStyle w:val="NoSpacing"/>
        <w:rPr>
          <w:rFonts w:ascii="Times New Roman" w:hAnsi="Times New Roman" w:cs="Times New Roman"/>
          <w:b/>
          <w:noProof/>
          <w:sz w:val="28"/>
          <w:szCs w:val="28"/>
        </w:rPr>
      </w:pPr>
    </w:p>
    <w:p w:rsidR="00DE58B3" w:rsidRPr="003B1977" w:rsidRDefault="00DE58B3" w:rsidP="00DE58B3">
      <w:pPr>
        <w:pStyle w:val="NoSpacing"/>
        <w:rPr>
          <w:rFonts w:ascii="Times New Roman" w:hAnsi="Times New Roman" w:cs="Times New Roman"/>
          <w:b/>
          <w:noProof/>
          <w:sz w:val="28"/>
          <w:szCs w:val="28"/>
        </w:rPr>
      </w:pPr>
      <w:r w:rsidRPr="003B1977">
        <w:rPr>
          <w:rFonts w:ascii="Times New Roman" w:hAnsi="Times New Roman" w:cs="Times New Roman"/>
          <w:b/>
          <w:noProof/>
          <w:sz w:val="28"/>
          <w:szCs w:val="28"/>
        </w:rPr>
        <w:t>12.Steps to change hive default metastore derby Database to Mysql?</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noProof/>
          <w:sz w:val="28"/>
          <w:szCs w:val="28"/>
        </w:rPr>
        <w:drawing>
          <wp:inline distT="0" distB="0" distL="0" distR="0">
            <wp:extent cx="3734172" cy="2181412"/>
            <wp:effectExtent l="19050" t="0" r="0" b="0"/>
            <wp:docPr id="20" name="Picture 1" descr="F:\rajesh\Hive-database-change-to-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jesh\Hive-database-change-to-mysql.png"/>
                    <pic:cNvPicPr>
                      <a:picLocks noChangeAspect="1" noChangeArrowheads="1"/>
                    </pic:cNvPicPr>
                  </pic:nvPicPr>
                  <pic:blipFill>
                    <a:blip r:embed="rId67"/>
                    <a:srcRect/>
                    <a:stretch>
                      <a:fillRect/>
                    </a:stretch>
                  </pic:blipFill>
                  <pic:spPr bwMode="auto">
                    <a:xfrm>
                      <a:off x="0" y="0"/>
                      <a:ext cx="3738102" cy="2183708"/>
                    </a:xfrm>
                    <a:prstGeom prst="rect">
                      <a:avLst/>
                    </a:prstGeom>
                    <a:noFill/>
                    <a:ln w="9525">
                      <a:noFill/>
                      <a:miter lim="800000"/>
                      <a:headEnd/>
                      <a:tailEnd/>
                    </a:ln>
                  </pic:spPr>
                </pic:pic>
              </a:graphicData>
            </a:graphic>
          </wp:inline>
        </w:drawing>
      </w:r>
    </w:p>
    <w:p w:rsidR="00DE58B3" w:rsidRPr="003B1977" w:rsidRDefault="00DE58B3" w:rsidP="00DE58B3">
      <w:pPr>
        <w:pStyle w:val="NoSpacing"/>
        <w:rPr>
          <w:rFonts w:ascii="Times New Roman" w:hAnsi="Times New Roman" w:cs="Times New Roman"/>
          <w:sz w:val="28"/>
          <w:szCs w:val="28"/>
        </w:rPr>
      </w:pPr>
      <w:r w:rsidRPr="003B1977">
        <w:rPr>
          <w:rStyle w:val="Strong"/>
          <w:rFonts w:ascii="Times New Roman" w:hAnsi="Times New Roman" w:cs="Times New Roman"/>
          <w:sz w:val="28"/>
          <w:szCs w:val="28"/>
        </w:rPr>
        <w:t>Step 1:</w:t>
      </w:r>
      <w:r w:rsidRPr="003B1977">
        <w:rPr>
          <w:rFonts w:ascii="Times New Roman" w:hAnsi="Times New Roman" w:cs="Times New Roman"/>
          <w:sz w:val="28"/>
          <w:szCs w:val="28"/>
        </w:rPr>
        <w:t xml:space="preserve"> Install and start MySQL</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Step 2</w:t>
      </w:r>
      <w:proofErr w:type="gramStart"/>
      <w:r w:rsidRPr="003B1977">
        <w:rPr>
          <w:rFonts w:ascii="Times New Roman" w:hAnsi="Times New Roman" w:cs="Times New Roman"/>
          <w:sz w:val="28"/>
          <w:szCs w:val="28"/>
        </w:rPr>
        <w:t>:Configure</w:t>
      </w:r>
      <w:proofErr w:type="gramEnd"/>
      <w:r w:rsidRPr="003B1977">
        <w:rPr>
          <w:rFonts w:ascii="Times New Roman" w:hAnsi="Times New Roman" w:cs="Times New Roman"/>
          <w:sz w:val="28"/>
          <w:szCs w:val="28"/>
        </w:rPr>
        <w:t xml:space="preserve"> the Mysql Service and Connector</w:t>
      </w:r>
      <w:r w:rsidRPr="003B1977">
        <w:rPr>
          <w:rFonts w:ascii="Times New Roman" w:hAnsi="Times New Roman" w:cs="Times New Roman"/>
          <w:sz w:val="28"/>
          <w:szCs w:val="28"/>
        </w:rPr>
        <w:br/>
        <w:t>Download mysql-connector-java-5.0.5.jar file and copy it to $HIVE_HOME/lib directory.</w:t>
      </w:r>
    </w:p>
    <w:p w:rsidR="00DE58B3" w:rsidRPr="003B1977" w:rsidRDefault="00DE58B3" w:rsidP="00DE58B3">
      <w:pPr>
        <w:pStyle w:val="NoSpacing"/>
        <w:rPr>
          <w:rFonts w:ascii="Times New Roman" w:hAnsi="Times New Roman" w:cs="Times New Roman"/>
          <w:sz w:val="28"/>
          <w:szCs w:val="28"/>
        </w:rPr>
      </w:pPr>
      <w:r w:rsidRPr="003B1977">
        <w:rPr>
          <w:rStyle w:val="Strong"/>
          <w:rFonts w:ascii="Times New Roman" w:hAnsi="Times New Roman" w:cs="Times New Roman"/>
          <w:sz w:val="28"/>
          <w:szCs w:val="28"/>
        </w:rPr>
        <w:t>Step3:</w:t>
      </w:r>
      <w:r w:rsidRPr="003B1977">
        <w:rPr>
          <w:rFonts w:ascii="Times New Roman" w:hAnsi="Times New Roman" w:cs="Times New Roman"/>
          <w:sz w:val="28"/>
          <w:szCs w:val="28"/>
        </w:rPr>
        <w:t> CreatetheDatabase and user</w:t>
      </w:r>
      <w:r w:rsidRPr="003B1977">
        <w:rPr>
          <w:rFonts w:ascii="Times New Roman" w:hAnsi="Times New Roman" w:cs="Times New Roman"/>
          <w:sz w:val="28"/>
          <w:szCs w:val="28"/>
        </w:rPr>
        <w:br/>
        <w:t xml:space="preserve"> </w:t>
      </w:r>
      <w:proofErr w:type="gramStart"/>
      <w:r w:rsidRPr="003B1977">
        <w:rPr>
          <w:rFonts w:ascii="Times New Roman" w:hAnsi="Times New Roman" w:cs="Times New Roman"/>
          <w:sz w:val="28"/>
          <w:szCs w:val="28"/>
        </w:rPr>
        <w:t>Create</w:t>
      </w:r>
      <w:proofErr w:type="gramEnd"/>
      <w:r w:rsidRPr="003B1977">
        <w:rPr>
          <w:rFonts w:ascii="Times New Roman" w:hAnsi="Times New Roman" w:cs="Times New Roman"/>
          <w:sz w:val="28"/>
          <w:szCs w:val="28"/>
        </w:rPr>
        <w:t xml:space="preserve"> a metastore_db database in MySQL database using root user</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 xml:space="preserve">$ </w:t>
      </w:r>
      <w:proofErr w:type="gramStart"/>
      <w:r w:rsidRPr="003B1977">
        <w:rPr>
          <w:rFonts w:ascii="Times New Roman" w:hAnsi="Times New Roman" w:cs="Times New Roman"/>
          <w:sz w:val="28"/>
          <w:szCs w:val="28"/>
        </w:rPr>
        <w:t>mysql</w:t>
      </w:r>
      <w:proofErr w:type="gramEnd"/>
      <w:r w:rsidRPr="003B1977">
        <w:rPr>
          <w:rFonts w:ascii="Times New Roman" w:hAnsi="Times New Roman" w:cs="Times New Roman"/>
          <w:sz w:val="28"/>
          <w:szCs w:val="28"/>
        </w:rPr>
        <w:t xml:space="preserve"> -u root -p</w:t>
      </w:r>
    </w:p>
    <w:p w:rsidR="00DE58B3" w:rsidRPr="003B1977" w:rsidRDefault="00DE58B3" w:rsidP="00DE58B3">
      <w:pPr>
        <w:pStyle w:val="NoSpacing"/>
        <w:rPr>
          <w:ins w:id="8" w:author="Unknown"/>
          <w:rFonts w:ascii="Times New Roman" w:hAnsi="Times New Roman" w:cs="Times New Roman"/>
          <w:color w:val="000000" w:themeColor="text1"/>
          <w:sz w:val="28"/>
          <w:szCs w:val="28"/>
        </w:rPr>
      </w:pPr>
      <w:ins w:id="9" w:author="Unknown">
        <w:r w:rsidRPr="003B1977">
          <w:rPr>
            <w:rFonts w:ascii="Times New Roman" w:hAnsi="Times New Roman" w:cs="Times New Roman"/>
            <w:color w:val="000000" w:themeColor="text1"/>
            <w:sz w:val="28"/>
            <w:szCs w:val="28"/>
          </w:rPr>
          <w:t>Enter password:</w:t>
        </w:r>
      </w:ins>
    </w:p>
    <w:p w:rsidR="00DE58B3" w:rsidRPr="003B1977" w:rsidRDefault="00DE58B3" w:rsidP="00DE58B3">
      <w:pPr>
        <w:pStyle w:val="NoSpacing"/>
        <w:rPr>
          <w:ins w:id="10" w:author="Unknown"/>
          <w:rFonts w:ascii="Times New Roman" w:hAnsi="Times New Roman" w:cs="Times New Roman"/>
          <w:color w:val="000000" w:themeColor="text1"/>
          <w:sz w:val="28"/>
          <w:szCs w:val="28"/>
        </w:rPr>
      </w:pPr>
      <w:proofErr w:type="gramStart"/>
      <w:ins w:id="11" w:author="Unknown">
        <w:r w:rsidRPr="003B1977">
          <w:rPr>
            <w:rFonts w:ascii="Times New Roman" w:hAnsi="Times New Roman" w:cs="Times New Roman"/>
            <w:color w:val="000000" w:themeColor="text1"/>
            <w:sz w:val="28"/>
            <w:szCs w:val="28"/>
          </w:rPr>
          <w:t>mysql</w:t>
        </w:r>
        <w:proofErr w:type="gramEnd"/>
        <w:r w:rsidRPr="003B1977">
          <w:rPr>
            <w:rFonts w:ascii="Times New Roman" w:hAnsi="Times New Roman" w:cs="Times New Roman"/>
            <w:color w:val="000000" w:themeColor="text1"/>
            <w:sz w:val="28"/>
            <w:szCs w:val="28"/>
          </w:rPr>
          <w:t>&gt; CREATE DATABASE metastore_db;</w:t>
        </w:r>
        <w:r w:rsidRPr="003B1977">
          <w:rPr>
            <w:rFonts w:ascii="Times New Roman" w:hAnsi="Times New Roman" w:cs="Times New Roman"/>
            <w:color w:val="000000" w:themeColor="text1"/>
            <w:sz w:val="28"/>
            <w:szCs w:val="28"/>
          </w:rPr>
          <w:br/>
          <w:t>Create a User [hiveuser] in MySQL database using root user</w:t>
        </w:r>
      </w:ins>
    </w:p>
    <w:p w:rsidR="00DE58B3" w:rsidRPr="003B1977" w:rsidRDefault="00DE58B3" w:rsidP="00DE58B3">
      <w:pPr>
        <w:pStyle w:val="NoSpacing"/>
        <w:rPr>
          <w:ins w:id="12" w:author="Unknown"/>
          <w:rFonts w:ascii="Times New Roman" w:hAnsi="Times New Roman" w:cs="Times New Roman"/>
          <w:color w:val="000000" w:themeColor="text1"/>
          <w:sz w:val="28"/>
          <w:szCs w:val="28"/>
        </w:rPr>
      </w:pPr>
      <w:ins w:id="13" w:author="Unknown">
        <w:r w:rsidRPr="003B1977">
          <w:rPr>
            <w:rFonts w:ascii="Times New Roman" w:hAnsi="Times New Roman" w:cs="Times New Roman"/>
            <w:color w:val="000000" w:themeColor="text1"/>
            <w:sz w:val="28"/>
            <w:szCs w:val="28"/>
          </w:rPr>
          <w:t>mysql&gt; CREATE USER ‘hiveuser’@’%’ IDENTIFIED BY ‘hivepassword';</w:t>
        </w:r>
      </w:ins>
    </w:p>
    <w:p w:rsidR="00DE58B3" w:rsidRPr="003B1977" w:rsidRDefault="00DE58B3" w:rsidP="00DE58B3">
      <w:pPr>
        <w:pStyle w:val="NoSpacing"/>
        <w:rPr>
          <w:ins w:id="14" w:author="Unknown"/>
          <w:rFonts w:ascii="Times New Roman" w:hAnsi="Times New Roman" w:cs="Times New Roman"/>
          <w:color w:val="000000" w:themeColor="text1"/>
          <w:sz w:val="28"/>
          <w:szCs w:val="28"/>
        </w:rPr>
      </w:pPr>
      <w:proofErr w:type="gramStart"/>
      <w:ins w:id="15" w:author="Unknown">
        <w:r w:rsidRPr="003B1977">
          <w:rPr>
            <w:rFonts w:ascii="Times New Roman" w:hAnsi="Times New Roman" w:cs="Times New Roman"/>
            <w:color w:val="000000" w:themeColor="text1"/>
            <w:sz w:val="28"/>
            <w:szCs w:val="28"/>
          </w:rPr>
          <w:t>mysql</w:t>
        </w:r>
        <w:proofErr w:type="gramEnd"/>
        <w:r w:rsidRPr="003B1977">
          <w:rPr>
            <w:rFonts w:ascii="Times New Roman" w:hAnsi="Times New Roman" w:cs="Times New Roman"/>
            <w:color w:val="000000" w:themeColor="text1"/>
            <w:sz w:val="28"/>
            <w:szCs w:val="28"/>
          </w:rPr>
          <w:t>&gt; GRANT all on *.* to ‘hiveuser’@localhost identified by ‘hivepassword';</w:t>
        </w:r>
        <w:r w:rsidRPr="003B1977">
          <w:rPr>
            <w:rFonts w:ascii="Times New Roman" w:hAnsi="Times New Roman" w:cs="Times New Roman"/>
            <w:color w:val="000000" w:themeColor="text1"/>
            <w:sz w:val="28"/>
            <w:szCs w:val="28"/>
          </w:rPr>
          <w:br/>
          <w:t>[here the user hiveuser is same as ConnectionUserName in hive-site.xml file.]</w:t>
        </w:r>
      </w:ins>
    </w:p>
    <w:p w:rsidR="00DE58B3" w:rsidRPr="003B1977" w:rsidRDefault="00DE58B3" w:rsidP="00DE58B3">
      <w:pPr>
        <w:pStyle w:val="NoSpacing"/>
        <w:rPr>
          <w:ins w:id="16" w:author="Unknown"/>
          <w:rFonts w:ascii="Times New Roman" w:hAnsi="Times New Roman" w:cs="Times New Roman"/>
          <w:color w:val="000000" w:themeColor="text1"/>
          <w:sz w:val="28"/>
          <w:szCs w:val="28"/>
        </w:rPr>
      </w:pPr>
      <w:proofErr w:type="gramStart"/>
      <w:ins w:id="17" w:author="Unknown">
        <w:r w:rsidRPr="003B1977">
          <w:rPr>
            <w:rFonts w:ascii="Times New Roman" w:hAnsi="Times New Roman" w:cs="Times New Roman"/>
            <w:color w:val="000000" w:themeColor="text1"/>
            <w:sz w:val="28"/>
            <w:szCs w:val="28"/>
          </w:rPr>
          <w:t>mysql</w:t>
        </w:r>
        <w:proofErr w:type="gramEnd"/>
        <w:r w:rsidRPr="003B1977">
          <w:rPr>
            <w:rFonts w:ascii="Times New Roman" w:hAnsi="Times New Roman" w:cs="Times New Roman"/>
            <w:color w:val="000000" w:themeColor="text1"/>
            <w:sz w:val="28"/>
            <w:szCs w:val="28"/>
          </w:rPr>
          <w:t>&gt; flush privileges;</w:t>
        </w:r>
      </w:ins>
    </w:p>
    <w:p w:rsidR="00DE58B3" w:rsidRPr="003B1977" w:rsidRDefault="00DE58B3" w:rsidP="00DE58B3">
      <w:pPr>
        <w:pStyle w:val="NoSpacing"/>
        <w:rPr>
          <w:ins w:id="18" w:author="Unknown"/>
          <w:rFonts w:ascii="Times New Roman" w:hAnsi="Times New Roman" w:cs="Times New Roman"/>
          <w:sz w:val="28"/>
          <w:szCs w:val="28"/>
        </w:rPr>
      </w:pPr>
      <w:ins w:id="19" w:author="Unknown">
        <w:r w:rsidRPr="003B1977">
          <w:rPr>
            <w:rStyle w:val="Strong"/>
            <w:rFonts w:ascii="Times New Roman" w:hAnsi="Times New Roman" w:cs="Times New Roman"/>
            <w:sz w:val="28"/>
            <w:szCs w:val="28"/>
          </w:rPr>
          <w:t>Step 4:</w:t>
        </w:r>
        <w:r w:rsidRPr="003B1977">
          <w:rPr>
            <w:rFonts w:ascii="Times New Roman" w:hAnsi="Times New Roman" w:cs="Times New Roman"/>
            <w:sz w:val="28"/>
            <w:szCs w:val="28"/>
          </w:rPr>
          <w:t xml:space="preserve"> Configure the Metastore Service to Communicate with the MySQL Database</w:t>
        </w:r>
        <w:r w:rsidRPr="003B1977">
          <w:rPr>
            <w:rFonts w:ascii="Times New Roman" w:hAnsi="Times New Roman" w:cs="Times New Roman"/>
            <w:sz w:val="28"/>
            <w:szCs w:val="28"/>
          </w:rPr>
          <w:br/>
        </w:r>
        <w:r w:rsidRPr="003B1977">
          <w:rPr>
            <w:rFonts w:ascii="Times New Roman" w:hAnsi="Times New Roman" w:cs="Times New Roman"/>
            <w:sz w:val="28"/>
            <w:szCs w:val="28"/>
          </w:rPr>
          <w:lastRenderedPageBreak/>
          <w:t>Create hive-site.xml file in $HIVE_HOME/conf directory and add the following configurations:</w:t>
        </w:r>
      </w:ins>
    </w:p>
    <w:p w:rsidR="00DE58B3" w:rsidRPr="003B1977" w:rsidRDefault="00DE58B3" w:rsidP="00DE58B3">
      <w:pPr>
        <w:pStyle w:val="NoSpacing"/>
        <w:rPr>
          <w:ins w:id="20" w:author="Unknown"/>
          <w:rFonts w:ascii="Times New Roman" w:hAnsi="Times New Roman" w:cs="Times New Roman"/>
          <w:sz w:val="28"/>
          <w:szCs w:val="28"/>
        </w:rPr>
      </w:pPr>
      <w:ins w:id="21"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configuration</w:t>
        </w:r>
        <w:proofErr w:type="gramEnd"/>
        <w:r w:rsidRPr="003B1977">
          <w:rPr>
            <w:rFonts w:ascii="Times New Roman" w:hAnsi="Times New Roman" w:cs="Times New Roman"/>
            <w:sz w:val="28"/>
            <w:szCs w:val="28"/>
          </w:rPr>
          <w:t>&gt;</w:t>
        </w:r>
      </w:ins>
    </w:p>
    <w:p w:rsidR="00DE58B3" w:rsidRPr="003B1977" w:rsidRDefault="00DE58B3" w:rsidP="00DE58B3">
      <w:pPr>
        <w:pStyle w:val="NoSpacing"/>
        <w:rPr>
          <w:ins w:id="22" w:author="Unknown"/>
          <w:rFonts w:ascii="Times New Roman" w:hAnsi="Times New Roman" w:cs="Times New Roman"/>
          <w:sz w:val="28"/>
          <w:szCs w:val="28"/>
        </w:rPr>
      </w:pPr>
      <w:ins w:id="23"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property</w:t>
        </w:r>
        <w:proofErr w:type="gramEnd"/>
        <w:r w:rsidRPr="003B1977">
          <w:rPr>
            <w:rFonts w:ascii="Times New Roman" w:hAnsi="Times New Roman" w:cs="Times New Roman"/>
            <w:sz w:val="28"/>
            <w:szCs w:val="28"/>
          </w:rPr>
          <w:t>&gt;</w:t>
        </w:r>
      </w:ins>
    </w:p>
    <w:p w:rsidR="00DE58B3" w:rsidRPr="003B1977" w:rsidRDefault="00DE58B3" w:rsidP="00DE58B3">
      <w:pPr>
        <w:pStyle w:val="NoSpacing"/>
        <w:rPr>
          <w:ins w:id="24" w:author="Unknown"/>
          <w:rFonts w:ascii="Times New Roman" w:hAnsi="Times New Roman" w:cs="Times New Roman"/>
          <w:sz w:val="28"/>
          <w:szCs w:val="28"/>
        </w:rPr>
      </w:pPr>
      <w:ins w:id="25" w:author="Unknown">
        <w:r w:rsidRPr="003B1977">
          <w:rPr>
            <w:rFonts w:ascii="Times New Roman" w:hAnsi="Times New Roman" w:cs="Times New Roman"/>
            <w:sz w:val="28"/>
            <w:szCs w:val="28"/>
          </w:rPr>
          <w:t>&lt;name&gt;javax.jdo.option.ConnectionURL&lt;/name&gt;</w:t>
        </w:r>
      </w:ins>
    </w:p>
    <w:p w:rsidR="00DE58B3" w:rsidRPr="003B1977" w:rsidRDefault="00DE58B3" w:rsidP="00DE58B3">
      <w:pPr>
        <w:pStyle w:val="NoSpacing"/>
        <w:rPr>
          <w:ins w:id="26" w:author="Unknown"/>
          <w:rFonts w:ascii="Times New Roman" w:hAnsi="Times New Roman" w:cs="Times New Roman"/>
          <w:sz w:val="28"/>
          <w:szCs w:val="28"/>
        </w:rPr>
      </w:pPr>
      <w:ins w:id="27"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value&gt;</w:t>
        </w:r>
        <w:proofErr w:type="gramEnd"/>
        <w:r w:rsidRPr="003B1977">
          <w:rPr>
            <w:rFonts w:ascii="Times New Roman" w:hAnsi="Times New Roman" w:cs="Times New Roman"/>
            <w:sz w:val="28"/>
            <w:szCs w:val="28"/>
          </w:rPr>
          <w:t>jdbc:mysql://localhost/metastore_db?createDatabaseIfNotExist=true&lt;/value&gt;</w:t>
        </w:r>
      </w:ins>
    </w:p>
    <w:p w:rsidR="00DE58B3" w:rsidRPr="003B1977" w:rsidRDefault="00DE58B3" w:rsidP="00DE58B3">
      <w:pPr>
        <w:pStyle w:val="NoSpacing"/>
        <w:rPr>
          <w:ins w:id="28" w:author="Unknown"/>
          <w:rFonts w:ascii="Times New Roman" w:hAnsi="Times New Roman" w:cs="Times New Roman"/>
          <w:sz w:val="28"/>
          <w:szCs w:val="28"/>
        </w:rPr>
      </w:pPr>
      <w:ins w:id="29"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description&gt;</w:t>
        </w:r>
        <w:proofErr w:type="gramEnd"/>
        <w:r w:rsidRPr="003B1977">
          <w:rPr>
            <w:rFonts w:ascii="Times New Roman" w:hAnsi="Times New Roman" w:cs="Times New Roman"/>
            <w:sz w:val="28"/>
            <w:szCs w:val="28"/>
          </w:rPr>
          <w:t>metadata is stored in a MySQL server&lt;/description&gt;</w:t>
        </w:r>
      </w:ins>
    </w:p>
    <w:p w:rsidR="00DE58B3" w:rsidRPr="003B1977" w:rsidRDefault="00DE58B3" w:rsidP="00DE58B3">
      <w:pPr>
        <w:pStyle w:val="NoSpacing"/>
        <w:rPr>
          <w:ins w:id="30" w:author="Unknown"/>
          <w:rFonts w:ascii="Times New Roman" w:hAnsi="Times New Roman" w:cs="Times New Roman"/>
          <w:sz w:val="28"/>
          <w:szCs w:val="28"/>
        </w:rPr>
      </w:pPr>
      <w:ins w:id="31" w:author="Unknown">
        <w:r w:rsidRPr="003B1977">
          <w:rPr>
            <w:rFonts w:ascii="Times New Roman" w:hAnsi="Times New Roman" w:cs="Times New Roman"/>
            <w:sz w:val="28"/>
            <w:szCs w:val="28"/>
          </w:rPr>
          <w:t>&lt;/property&gt;</w:t>
        </w:r>
      </w:ins>
    </w:p>
    <w:p w:rsidR="00DE58B3" w:rsidRPr="003B1977" w:rsidRDefault="00DE58B3" w:rsidP="00DE58B3">
      <w:pPr>
        <w:pStyle w:val="NoSpacing"/>
        <w:rPr>
          <w:ins w:id="32" w:author="Unknown"/>
          <w:rFonts w:ascii="Times New Roman" w:hAnsi="Times New Roman" w:cs="Times New Roman"/>
          <w:sz w:val="28"/>
          <w:szCs w:val="28"/>
        </w:rPr>
      </w:pPr>
      <w:ins w:id="33"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property</w:t>
        </w:r>
        <w:proofErr w:type="gramEnd"/>
        <w:r w:rsidRPr="003B1977">
          <w:rPr>
            <w:rFonts w:ascii="Times New Roman" w:hAnsi="Times New Roman" w:cs="Times New Roman"/>
            <w:sz w:val="28"/>
            <w:szCs w:val="28"/>
          </w:rPr>
          <w:t>&gt;</w:t>
        </w:r>
      </w:ins>
    </w:p>
    <w:p w:rsidR="00DE58B3" w:rsidRPr="003B1977" w:rsidRDefault="00DE58B3" w:rsidP="00DE58B3">
      <w:pPr>
        <w:pStyle w:val="NoSpacing"/>
        <w:rPr>
          <w:ins w:id="34" w:author="Unknown"/>
          <w:rFonts w:ascii="Times New Roman" w:hAnsi="Times New Roman" w:cs="Times New Roman"/>
          <w:sz w:val="28"/>
          <w:szCs w:val="28"/>
        </w:rPr>
      </w:pPr>
      <w:ins w:id="35" w:author="Unknown">
        <w:r w:rsidRPr="003B1977">
          <w:rPr>
            <w:rFonts w:ascii="Times New Roman" w:hAnsi="Times New Roman" w:cs="Times New Roman"/>
            <w:sz w:val="28"/>
            <w:szCs w:val="28"/>
          </w:rPr>
          <w:t>&lt;name&gt;javax.jdo.option.ConnectionDriverName&lt;/name&gt;</w:t>
        </w:r>
      </w:ins>
    </w:p>
    <w:p w:rsidR="00DE58B3" w:rsidRPr="003B1977" w:rsidRDefault="00DE58B3" w:rsidP="00DE58B3">
      <w:pPr>
        <w:pStyle w:val="NoSpacing"/>
        <w:rPr>
          <w:ins w:id="36" w:author="Unknown"/>
          <w:rFonts w:ascii="Times New Roman" w:hAnsi="Times New Roman" w:cs="Times New Roman"/>
          <w:sz w:val="28"/>
          <w:szCs w:val="28"/>
        </w:rPr>
      </w:pPr>
      <w:ins w:id="37" w:author="Unknown">
        <w:r w:rsidRPr="003B1977">
          <w:rPr>
            <w:rFonts w:ascii="Times New Roman" w:hAnsi="Times New Roman" w:cs="Times New Roman"/>
            <w:sz w:val="28"/>
            <w:szCs w:val="28"/>
          </w:rPr>
          <w:t>&lt;value&gt;com.mysql.jdbc.Driver&lt;/value&gt;</w:t>
        </w:r>
      </w:ins>
    </w:p>
    <w:p w:rsidR="00DE58B3" w:rsidRPr="003B1977" w:rsidRDefault="00DE58B3" w:rsidP="00DE58B3">
      <w:pPr>
        <w:pStyle w:val="NoSpacing"/>
        <w:rPr>
          <w:ins w:id="38" w:author="Unknown"/>
          <w:rFonts w:ascii="Times New Roman" w:hAnsi="Times New Roman" w:cs="Times New Roman"/>
          <w:sz w:val="28"/>
          <w:szCs w:val="28"/>
        </w:rPr>
      </w:pPr>
      <w:ins w:id="39"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description&gt;</w:t>
        </w:r>
        <w:proofErr w:type="gramEnd"/>
        <w:r w:rsidRPr="003B1977">
          <w:rPr>
            <w:rFonts w:ascii="Times New Roman" w:hAnsi="Times New Roman" w:cs="Times New Roman"/>
            <w:sz w:val="28"/>
            <w:szCs w:val="28"/>
          </w:rPr>
          <w:t>MySQL JDBC driver class&lt;/description&gt;</w:t>
        </w:r>
      </w:ins>
    </w:p>
    <w:p w:rsidR="00DE58B3" w:rsidRPr="003B1977" w:rsidRDefault="00DE58B3" w:rsidP="00DE58B3">
      <w:pPr>
        <w:pStyle w:val="NoSpacing"/>
        <w:rPr>
          <w:ins w:id="40" w:author="Unknown"/>
          <w:rFonts w:ascii="Times New Roman" w:hAnsi="Times New Roman" w:cs="Times New Roman"/>
          <w:sz w:val="28"/>
          <w:szCs w:val="28"/>
        </w:rPr>
      </w:pPr>
      <w:ins w:id="41" w:author="Unknown">
        <w:r w:rsidRPr="003B1977">
          <w:rPr>
            <w:rFonts w:ascii="Times New Roman" w:hAnsi="Times New Roman" w:cs="Times New Roman"/>
            <w:sz w:val="28"/>
            <w:szCs w:val="28"/>
          </w:rPr>
          <w:t>&lt;/property&gt;</w:t>
        </w:r>
      </w:ins>
    </w:p>
    <w:p w:rsidR="00DE58B3" w:rsidRPr="003B1977" w:rsidRDefault="00DE58B3" w:rsidP="00DE58B3">
      <w:pPr>
        <w:pStyle w:val="NoSpacing"/>
        <w:rPr>
          <w:ins w:id="42" w:author="Unknown"/>
          <w:rFonts w:ascii="Times New Roman" w:hAnsi="Times New Roman" w:cs="Times New Roman"/>
          <w:sz w:val="28"/>
          <w:szCs w:val="28"/>
        </w:rPr>
      </w:pPr>
      <w:ins w:id="43"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property</w:t>
        </w:r>
        <w:proofErr w:type="gramEnd"/>
        <w:r w:rsidRPr="003B1977">
          <w:rPr>
            <w:rFonts w:ascii="Times New Roman" w:hAnsi="Times New Roman" w:cs="Times New Roman"/>
            <w:sz w:val="28"/>
            <w:szCs w:val="28"/>
          </w:rPr>
          <w:t>&gt;</w:t>
        </w:r>
      </w:ins>
    </w:p>
    <w:p w:rsidR="00DE58B3" w:rsidRPr="003B1977" w:rsidRDefault="00DE58B3" w:rsidP="00DE58B3">
      <w:pPr>
        <w:pStyle w:val="NoSpacing"/>
        <w:rPr>
          <w:ins w:id="44" w:author="Unknown"/>
          <w:rFonts w:ascii="Times New Roman" w:hAnsi="Times New Roman" w:cs="Times New Roman"/>
          <w:sz w:val="28"/>
          <w:szCs w:val="28"/>
        </w:rPr>
      </w:pPr>
      <w:ins w:id="45" w:author="Unknown">
        <w:r w:rsidRPr="003B1977">
          <w:rPr>
            <w:rFonts w:ascii="Times New Roman" w:hAnsi="Times New Roman" w:cs="Times New Roman"/>
            <w:sz w:val="28"/>
            <w:szCs w:val="28"/>
          </w:rPr>
          <w:t>&lt;name&gt;javax.jdo.option.ConnectionUserName&lt;/name&gt;</w:t>
        </w:r>
      </w:ins>
    </w:p>
    <w:p w:rsidR="00DE58B3" w:rsidRPr="003B1977" w:rsidRDefault="00DE58B3" w:rsidP="00DE58B3">
      <w:pPr>
        <w:pStyle w:val="NoSpacing"/>
        <w:rPr>
          <w:ins w:id="46" w:author="Unknown"/>
          <w:rFonts w:ascii="Times New Roman" w:hAnsi="Times New Roman" w:cs="Times New Roman"/>
          <w:sz w:val="28"/>
          <w:szCs w:val="28"/>
        </w:rPr>
      </w:pPr>
      <w:ins w:id="47"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value&gt;</w:t>
        </w:r>
        <w:proofErr w:type="gramEnd"/>
        <w:r w:rsidRPr="003B1977">
          <w:rPr>
            <w:rFonts w:ascii="Times New Roman" w:hAnsi="Times New Roman" w:cs="Times New Roman"/>
            <w:sz w:val="28"/>
            <w:szCs w:val="28"/>
          </w:rPr>
          <w:t>hiveuser&lt;/value&gt;</w:t>
        </w:r>
      </w:ins>
    </w:p>
    <w:p w:rsidR="00DE58B3" w:rsidRPr="003B1977" w:rsidRDefault="00DE58B3" w:rsidP="00DE58B3">
      <w:pPr>
        <w:pStyle w:val="NoSpacing"/>
        <w:rPr>
          <w:ins w:id="48" w:author="Unknown"/>
          <w:rFonts w:ascii="Times New Roman" w:hAnsi="Times New Roman" w:cs="Times New Roman"/>
          <w:sz w:val="28"/>
          <w:szCs w:val="28"/>
        </w:rPr>
      </w:pPr>
      <w:ins w:id="49"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description&gt;</w:t>
        </w:r>
        <w:proofErr w:type="gramEnd"/>
        <w:r w:rsidRPr="003B1977">
          <w:rPr>
            <w:rFonts w:ascii="Times New Roman" w:hAnsi="Times New Roman" w:cs="Times New Roman"/>
            <w:sz w:val="28"/>
            <w:szCs w:val="28"/>
          </w:rPr>
          <w:t>user name for connecting to mysql server &lt;/description&gt;</w:t>
        </w:r>
      </w:ins>
    </w:p>
    <w:p w:rsidR="00DE58B3" w:rsidRPr="003B1977" w:rsidRDefault="00DE58B3" w:rsidP="00DE58B3">
      <w:pPr>
        <w:pStyle w:val="NoSpacing"/>
        <w:rPr>
          <w:ins w:id="50" w:author="Unknown"/>
          <w:rFonts w:ascii="Times New Roman" w:hAnsi="Times New Roman" w:cs="Times New Roman"/>
          <w:sz w:val="28"/>
          <w:szCs w:val="28"/>
        </w:rPr>
      </w:pPr>
      <w:ins w:id="51" w:author="Unknown">
        <w:r w:rsidRPr="003B1977">
          <w:rPr>
            <w:rFonts w:ascii="Times New Roman" w:hAnsi="Times New Roman" w:cs="Times New Roman"/>
            <w:sz w:val="28"/>
            <w:szCs w:val="28"/>
          </w:rPr>
          <w:t>&lt;/property&gt;</w:t>
        </w:r>
      </w:ins>
    </w:p>
    <w:p w:rsidR="00DE58B3" w:rsidRPr="003B1977" w:rsidRDefault="00DE58B3" w:rsidP="00DE58B3">
      <w:pPr>
        <w:pStyle w:val="NoSpacing"/>
        <w:rPr>
          <w:ins w:id="52" w:author="Unknown"/>
          <w:rFonts w:ascii="Times New Roman" w:hAnsi="Times New Roman" w:cs="Times New Roman"/>
          <w:sz w:val="28"/>
          <w:szCs w:val="28"/>
        </w:rPr>
      </w:pPr>
      <w:ins w:id="53"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property</w:t>
        </w:r>
        <w:proofErr w:type="gramEnd"/>
        <w:r w:rsidRPr="003B1977">
          <w:rPr>
            <w:rFonts w:ascii="Times New Roman" w:hAnsi="Times New Roman" w:cs="Times New Roman"/>
            <w:sz w:val="28"/>
            <w:szCs w:val="28"/>
          </w:rPr>
          <w:t>&gt;</w:t>
        </w:r>
      </w:ins>
    </w:p>
    <w:p w:rsidR="00DE58B3" w:rsidRPr="003B1977" w:rsidRDefault="00DE58B3" w:rsidP="00DE58B3">
      <w:pPr>
        <w:pStyle w:val="NoSpacing"/>
        <w:rPr>
          <w:ins w:id="54" w:author="Unknown"/>
          <w:rFonts w:ascii="Times New Roman" w:hAnsi="Times New Roman" w:cs="Times New Roman"/>
          <w:sz w:val="28"/>
          <w:szCs w:val="28"/>
        </w:rPr>
      </w:pPr>
      <w:ins w:id="55" w:author="Unknown">
        <w:r w:rsidRPr="003B1977">
          <w:rPr>
            <w:rFonts w:ascii="Times New Roman" w:hAnsi="Times New Roman" w:cs="Times New Roman"/>
            <w:sz w:val="28"/>
            <w:szCs w:val="28"/>
          </w:rPr>
          <w:t>&lt;name&gt;javax.jdo.option.ConnectionPassword&lt;/name&gt;</w:t>
        </w:r>
      </w:ins>
    </w:p>
    <w:p w:rsidR="00DE58B3" w:rsidRPr="003B1977" w:rsidRDefault="00DE58B3" w:rsidP="00DE58B3">
      <w:pPr>
        <w:pStyle w:val="NoSpacing"/>
        <w:rPr>
          <w:ins w:id="56" w:author="Unknown"/>
          <w:rFonts w:ascii="Times New Roman" w:hAnsi="Times New Roman" w:cs="Times New Roman"/>
          <w:sz w:val="28"/>
          <w:szCs w:val="28"/>
        </w:rPr>
      </w:pPr>
      <w:ins w:id="57"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value&gt;</w:t>
        </w:r>
        <w:proofErr w:type="gramEnd"/>
        <w:r w:rsidRPr="003B1977">
          <w:rPr>
            <w:rFonts w:ascii="Times New Roman" w:hAnsi="Times New Roman" w:cs="Times New Roman"/>
            <w:sz w:val="28"/>
            <w:szCs w:val="28"/>
          </w:rPr>
          <w:t>hivepassword&lt;/value&gt;</w:t>
        </w:r>
      </w:ins>
    </w:p>
    <w:p w:rsidR="00DE58B3" w:rsidRPr="003B1977" w:rsidRDefault="00DE58B3" w:rsidP="00DE58B3">
      <w:pPr>
        <w:pStyle w:val="NoSpacing"/>
        <w:rPr>
          <w:ins w:id="58" w:author="Unknown"/>
          <w:rFonts w:ascii="Times New Roman" w:hAnsi="Times New Roman" w:cs="Times New Roman"/>
          <w:sz w:val="28"/>
          <w:szCs w:val="28"/>
        </w:rPr>
      </w:pPr>
      <w:ins w:id="59" w:author="Unknown">
        <w:r w:rsidRPr="003B1977">
          <w:rPr>
            <w:rFonts w:ascii="Times New Roman" w:hAnsi="Times New Roman" w:cs="Times New Roman"/>
            <w:sz w:val="28"/>
            <w:szCs w:val="28"/>
          </w:rPr>
          <w:t>&lt;</w:t>
        </w:r>
        <w:proofErr w:type="gramStart"/>
        <w:r w:rsidRPr="003B1977">
          <w:rPr>
            <w:rFonts w:ascii="Times New Roman" w:hAnsi="Times New Roman" w:cs="Times New Roman"/>
            <w:sz w:val="28"/>
            <w:szCs w:val="28"/>
          </w:rPr>
          <w:t>description&gt;</w:t>
        </w:r>
        <w:proofErr w:type="gramEnd"/>
        <w:r w:rsidRPr="003B1977">
          <w:rPr>
            <w:rFonts w:ascii="Times New Roman" w:hAnsi="Times New Roman" w:cs="Times New Roman"/>
            <w:sz w:val="28"/>
            <w:szCs w:val="28"/>
          </w:rPr>
          <w:t>password for connecting to mysql server &lt;/description&gt;</w:t>
        </w:r>
      </w:ins>
    </w:p>
    <w:p w:rsidR="00DE58B3" w:rsidRPr="003B1977" w:rsidRDefault="00DE58B3" w:rsidP="00DE58B3">
      <w:pPr>
        <w:pStyle w:val="NoSpacing"/>
        <w:rPr>
          <w:ins w:id="60" w:author="Unknown"/>
          <w:rFonts w:ascii="Times New Roman" w:hAnsi="Times New Roman" w:cs="Times New Roman"/>
          <w:sz w:val="28"/>
          <w:szCs w:val="28"/>
        </w:rPr>
      </w:pPr>
      <w:ins w:id="61" w:author="Unknown">
        <w:r w:rsidRPr="003B1977">
          <w:rPr>
            <w:rFonts w:ascii="Times New Roman" w:hAnsi="Times New Roman" w:cs="Times New Roman"/>
            <w:sz w:val="28"/>
            <w:szCs w:val="28"/>
          </w:rPr>
          <w:t>&lt;/property&gt;</w:t>
        </w:r>
      </w:ins>
    </w:p>
    <w:p w:rsidR="00DE58B3" w:rsidRPr="003B1977" w:rsidRDefault="00DE58B3" w:rsidP="00DE58B3">
      <w:pPr>
        <w:pStyle w:val="NoSpacing"/>
        <w:rPr>
          <w:ins w:id="62" w:author="Unknown"/>
          <w:rFonts w:ascii="Times New Roman" w:hAnsi="Times New Roman" w:cs="Times New Roman"/>
          <w:sz w:val="28"/>
          <w:szCs w:val="28"/>
        </w:rPr>
      </w:pPr>
      <w:ins w:id="63" w:author="Unknown">
        <w:r w:rsidRPr="003B1977">
          <w:rPr>
            <w:rFonts w:ascii="Times New Roman" w:hAnsi="Times New Roman" w:cs="Times New Roman"/>
            <w:sz w:val="28"/>
            <w:szCs w:val="28"/>
          </w:rPr>
          <w:t>&lt;/configuration&gt;</w:t>
        </w:r>
      </w:ins>
    </w:p>
    <w:p w:rsidR="00DE58B3"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b/>
          <w:sz w:val="28"/>
          <w:szCs w:val="28"/>
        </w:rPr>
      </w:pPr>
      <w:r w:rsidRPr="003B1977">
        <w:rPr>
          <w:rFonts w:ascii="Times New Roman" w:hAnsi="Times New Roman" w:cs="Times New Roman"/>
          <w:b/>
          <w:sz w:val="28"/>
          <w:szCs w:val="28"/>
        </w:rPr>
        <w:t>13</w:t>
      </w:r>
      <w:proofErr w:type="gramStart"/>
      <w:r w:rsidRPr="003B1977">
        <w:rPr>
          <w:rFonts w:ascii="Times New Roman" w:hAnsi="Times New Roman" w:cs="Times New Roman"/>
          <w:b/>
          <w:sz w:val="28"/>
          <w:szCs w:val="28"/>
        </w:rPr>
        <w:t>.What</w:t>
      </w:r>
      <w:proofErr w:type="gramEnd"/>
      <w:r w:rsidRPr="003B1977">
        <w:rPr>
          <w:rFonts w:ascii="Times New Roman" w:hAnsi="Times New Roman" w:cs="Times New Roman"/>
          <w:b/>
          <w:sz w:val="28"/>
          <w:szCs w:val="28"/>
        </w:rPr>
        <w:t xml:space="preserve"> are the user defined functions in hive?</w:t>
      </w:r>
    </w:p>
    <w:p w:rsidR="00DE58B3" w:rsidRPr="003B1977" w:rsidRDefault="00DE58B3" w:rsidP="00DE58B3">
      <w:pPr>
        <w:pStyle w:val="NoSpacing"/>
        <w:rPr>
          <w:rFonts w:ascii="Times New Roman" w:hAnsi="Times New Roman" w:cs="Times New Roman"/>
          <w:b/>
          <w:sz w:val="28"/>
          <w:szCs w:val="28"/>
        </w:rPr>
      </w:pP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If  we</w:t>
      </w:r>
      <w:proofErr w:type="gramEnd"/>
      <w:r w:rsidRPr="003B1977">
        <w:rPr>
          <w:rFonts w:ascii="Times New Roman" w:hAnsi="Times New Roman" w:cs="Times New Roman"/>
          <w:sz w:val="28"/>
          <w:szCs w:val="28"/>
        </w:rPr>
        <w:t xml:space="preserve"> are not achieving the desired functionality by making use of the predefined classes opf hive then we go head with user defined functions.Their are three kinds of user defined functions</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1.UDFS</w:t>
      </w:r>
      <w:proofErr w:type="gramEnd"/>
      <w:r w:rsidRPr="003B1977">
        <w:rPr>
          <w:rFonts w:ascii="Times New Roman" w:hAnsi="Times New Roman" w:cs="Times New Roman"/>
          <w:sz w:val="28"/>
          <w:szCs w:val="28"/>
        </w:rPr>
        <w:t>(user defined functions):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 relation between input and output using UDFS is always one to one.</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1.UDAS</w:t>
      </w:r>
      <w:proofErr w:type="gramEnd"/>
      <w:r w:rsidRPr="003B1977">
        <w:rPr>
          <w:rFonts w:ascii="Times New Roman" w:hAnsi="Times New Roman" w:cs="Times New Roman"/>
          <w:sz w:val="28"/>
          <w:szCs w:val="28"/>
        </w:rPr>
        <w:t>(user defined Aggregated functions):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 relation between input and output using UDAS is always many to one.</w:t>
      </w:r>
    </w:p>
    <w:p w:rsidR="00DE58B3" w:rsidRPr="003B1977" w:rsidRDefault="00DE58B3" w:rsidP="00DE58B3">
      <w:pPr>
        <w:pStyle w:val="NoSpacing"/>
        <w:rPr>
          <w:rFonts w:ascii="Times New Roman" w:hAnsi="Times New Roman" w:cs="Times New Roman"/>
          <w:sz w:val="28"/>
          <w:szCs w:val="28"/>
        </w:rPr>
      </w:pPr>
      <w:proofErr w:type="gramStart"/>
      <w:r w:rsidRPr="003B1977">
        <w:rPr>
          <w:rFonts w:ascii="Times New Roman" w:hAnsi="Times New Roman" w:cs="Times New Roman"/>
          <w:sz w:val="28"/>
          <w:szCs w:val="28"/>
        </w:rPr>
        <w:t>1.UDTF</w:t>
      </w:r>
      <w:proofErr w:type="gramEnd"/>
      <w:r w:rsidRPr="003B1977">
        <w:rPr>
          <w:rFonts w:ascii="Times New Roman" w:hAnsi="Times New Roman" w:cs="Times New Roman"/>
          <w:sz w:val="28"/>
          <w:szCs w:val="28"/>
        </w:rPr>
        <w:t>(user defined tabular functions):</w:t>
      </w:r>
    </w:p>
    <w:p w:rsidR="00DE58B3" w:rsidRPr="003B1977" w:rsidRDefault="00DE58B3" w:rsidP="00DE58B3">
      <w:pPr>
        <w:pStyle w:val="NoSpacing"/>
        <w:rPr>
          <w:rFonts w:ascii="Times New Roman" w:hAnsi="Times New Roman" w:cs="Times New Roman"/>
          <w:sz w:val="28"/>
          <w:szCs w:val="28"/>
        </w:rPr>
      </w:pPr>
      <w:r w:rsidRPr="003B1977">
        <w:rPr>
          <w:rFonts w:ascii="Times New Roman" w:hAnsi="Times New Roman" w:cs="Times New Roman"/>
          <w:sz w:val="28"/>
          <w:szCs w:val="28"/>
        </w:rPr>
        <w:t>The relation between input and output using UDTS is always one to many.</w:t>
      </w:r>
    </w:p>
    <w:p w:rsidR="00DE58B3" w:rsidRPr="003B1977" w:rsidRDefault="00DE58B3" w:rsidP="00DE58B3">
      <w:pPr>
        <w:pStyle w:val="NoSpacing"/>
        <w:rPr>
          <w:rFonts w:ascii="Times New Roman" w:hAnsi="Times New Roman" w:cs="Times New Roman"/>
          <w:sz w:val="28"/>
          <w:szCs w:val="28"/>
        </w:rPr>
      </w:pPr>
    </w:p>
    <w:p w:rsidR="00DE58B3" w:rsidRPr="000831E9" w:rsidRDefault="00DE58B3" w:rsidP="000831E9">
      <w:pPr>
        <w:pStyle w:val="NoSpacing"/>
        <w:rPr>
          <w:rFonts w:ascii="Times New Roman" w:hAnsi="Times New Roman" w:cs="Times New Roman"/>
          <w:sz w:val="28"/>
          <w:szCs w:val="28"/>
        </w:rPr>
      </w:pPr>
    </w:p>
    <w:sectPr w:rsidR="00DE58B3" w:rsidRPr="000831E9" w:rsidSect="001B23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irka">
    <w:altName w:val="MS Mincho"/>
    <w:panose1 w:val="00000000000000000000"/>
    <w:charset w:val="80"/>
    <w:family w:val="auto"/>
    <w:notTrueType/>
    <w:pitch w:val="default"/>
    <w:sig w:usb0="00000001" w:usb1="08070000" w:usb2="00000010" w:usb3="00000000" w:csb0="00020000" w:csb1="00000000"/>
  </w:font>
  <w:font w:name="TheSansMonoCd-W5Regular">
    <w:altName w:val="MS Mincho"/>
    <w:panose1 w:val="00000000000000000000"/>
    <w:charset w:val="80"/>
    <w:family w:val="script"/>
    <w:notTrueType/>
    <w:pitch w:val="default"/>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692B88"/>
    <w:multiLevelType w:val="hybridMultilevel"/>
    <w:tmpl w:val="4194561A"/>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nsid w:val="3AA51C30"/>
    <w:multiLevelType w:val="hybridMultilevel"/>
    <w:tmpl w:val="0B88B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E014D06"/>
    <w:multiLevelType w:val="hybridMultilevel"/>
    <w:tmpl w:val="4A109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E965F5"/>
    <w:multiLevelType w:val="multilevel"/>
    <w:tmpl w:val="8760F122"/>
    <w:lvl w:ilvl="0">
      <w:start w:val="1"/>
      <w:numFmt w:val="decimal"/>
      <w:lvlText w:val="%1."/>
      <w:lvlJc w:val="left"/>
      <w:pPr>
        <w:tabs>
          <w:tab w:val="num" w:pos="720"/>
        </w:tabs>
        <w:ind w:left="720" w:hanging="360"/>
      </w:pPr>
      <w:rPr>
        <w:rFonts w:ascii="Calibri" w:eastAsia="Times New Roman" w:hAnsi="Calibri" w:cs="Tahom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5206AB6"/>
    <w:multiLevelType w:val="hybridMultilevel"/>
    <w:tmpl w:val="B5FE6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6A442B"/>
    <w:multiLevelType w:val="hybridMultilevel"/>
    <w:tmpl w:val="8526889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60F42AA1"/>
    <w:multiLevelType w:val="hybridMultilevel"/>
    <w:tmpl w:val="4B22A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6154AD"/>
    <w:multiLevelType w:val="hybridMultilevel"/>
    <w:tmpl w:val="8B6A0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AE666A"/>
    <w:multiLevelType w:val="hybridMultilevel"/>
    <w:tmpl w:val="593012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B9D3AFB"/>
    <w:multiLevelType w:val="hybridMultilevel"/>
    <w:tmpl w:val="E9E8FC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6BC067DA"/>
    <w:multiLevelType w:val="hybridMultilevel"/>
    <w:tmpl w:val="E8605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50E76D1"/>
    <w:multiLevelType w:val="hybridMultilevel"/>
    <w:tmpl w:val="FEDE500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3"/>
  </w:num>
  <w:num w:numId="5">
    <w:abstractNumId w:val="10"/>
  </w:num>
  <w:num w:numId="6">
    <w:abstractNumId w:val="1"/>
  </w:num>
  <w:num w:numId="7">
    <w:abstractNumId w:val="9"/>
  </w:num>
  <w:num w:numId="8">
    <w:abstractNumId w:val="5"/>
  </w:num>
  <w:num w:numId="9">
    <w:abstractNumId w:val="0"/>
  </w:num>
  <w:num w:numId="10">
    <w:abstractNumId w:val="11"/>
  </w:num>
  <w:num w:numId="11">
    <w:abstractNumId w:val="8"/>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5C5D7D"/>
    <w:rsid w:val="000831E9"/>
    <w:rsid w:val="000B7A5E"/>
    <w:rsid w:val="001A28E0"/>
    <w:rsid w:val="001B23E3"/>
    <w:rsid w:val="002962A0"/>
    <w:rsid w:val="003138EF"/>
    <w:rsid w:val="00316437"/>
    <w:rsid w:val="003446B8"/>
    <w:rsid w:val="004550C6"/>
    <w:rsid w:val="004E33FF"/>
    <w:rsid w:val="0050154B"/>
    <w:rsid w:val="00524927"/>
    <w:rsid w:val="005C5D7D"/>
    <w:rsid w:val="00640F7B"/>
    <w:rsid w:val="00703D85"/>
    <w:rsid w:val="00745A66"/>
    <w:rsid w:val="00A360BD"/>
    <w:rsid w:val="00B552B6"/>
    <w:rsid w:val="00BD6488"/>
    <w:rsid w:val="00D5462A"/>
    <w:rsid w:val="00DA480F"/>
    <w:rsid w:val="00DE58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9" type="connector" idref="#_x0000_s1037"/>
        <o:r id="V:Rule30" type="connector" idref="#_x0000_s1054"/>
        <o:r id="V:Rule31" type="connector" idref="#_x0000_s1071"/>
        <o:r id="V:Rule32" type="connector" idref="#_x0000_s1053"/>
        <o:r id="V:Rule33" type="connector" idref="#_x0000_s1034"/>
        <o:r id="V:Rule34" type="connector" idref="#_x0000_s1056"/>
        <o:r id="V:Rule35" type="connector" idref="#_x0000_s1074"/>
        <o:r id="V:Rule36" type="connector" idref="#_x0000_s1088"/>
        <o:r id="V:Rule37" type="connector" idref="#_x0000_s1067"/>
        <o:r id="V:Rule38" type="connector" idref="#_x0000_s1069"/>
        <o:r id="V:Rule39" type="connector" idref="#_x0000_s1083"/>
        <o:r id="V:Rule40" type="connector" idref="#_x0000_s1081"/>
        <o:r id="V:Rule41" type="connector" idref="#_x0000_s1066"/>
        <o:r id="V:Rule42" type="connector" idref="#_x0000_s1051"/>
        <o:r id="V:Rule43" type="connector" idref="#_x0000_s1072"/>
        <o:r id="V:Rule44" type="connector" idref="#_x0000_s1050"/>
        <o:r id="V:Rule45" type="connector" idref="#_x0000_s1075"/>
        <o:r id="V:Rule46" type="connector" idref="#_x0000_s1091"/>
        <o:r id="V:Rule47" type="connector" idref="#_x0000_s1035"/>
        <o:r id="V:Rule48" type="connector" idref="#_x0000_s1070"/>
        <o:r id="V:Rule49" type="connector" idref="#_x0000_s1052"/>
        <o:r id="V:Rule50" type="connector" idref="#_x0000_s1068"/>
        <o:r id="V:Rule51" type="connector" idref="#_x0000_s1084"/>
        <o:r id="V:Rule52" type="connector" idref="#_x0000_s1073"/>
        <o:r id="V:Rule53" type="connector" idref="#_x0000_s1049"/>
        <o:r id="V:Rule54" type="connector" idref="#_x0000_s1082"/>
        <o:r id="V:Rule55" type="connector" idref="#_x0000_s1036"/>
        <o:r id="V:Rule56"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A66"/>
  </w:style>
  <w:style w:type="paragraph" w:styleId="Heading2">
    <w:name w:val="heading 2"/>
    <w:basedOn w:val="Normal"/>
    <w:next w:val="Normal"/>
    <w:link w:val="Heading2Char"/>
    <w:uiPriority w:val="9"/>
    <w:unhideWhenUsed/>
    <w:qFormat/>
    <w:rsid w:val="005C5D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50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C5D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C5D7D"/>
    <w:rPr>
      <w:rFonts w:ascii="Times New Roman" w:eastAsia="Times New Roman" w:hAnsi="Times New Roman" w:cs="Times New Roman"/>
      <w:b/>
      <w:bCs/>
      <w:sz w:val="24"/>
      <w:szCs w:val="24"/>
    </w:rPr>
  </w:style>
  <w:style w:type="paragraph" w:styleId="NormalWeb">
    <w:name w:val="Normal (Web)"/>
    <w:basedOn w:val="Normal"/>
    <w:uiPriority w:val="99"/>
    <w:unhideWhenUsed/>
    <w:rsid w:val="005C5D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C5D7D"/>
  </w:style>
  <w:style w:type="character" w:styleId="Strong">
    <w:name w:val="Strong"/>
    <w:basedOn w:val="DefaultParagraphFont"/>
    <w:uiPriority w:val="22"/>
    <w:qFormat/>
    <w:rsid w:val="005C5D7D"/>
    <w:rPr>
      <w:b/>
      <w:bCs/>
    </w:rPr>
  </w:style>
  <w:style w:type="character" w:customStyle="1" w:styleId="sumotwilighterhighlighted">
    <w:name w:val="sumo_twilighter_highlighted"/>
    <w:basedOn w:val="DefaultParagraphFont"/>
    <w:rsid w:val="005C5D7D"/>
  </w:style>
  <w:style w:type="character" w:customStyle="1" w:styleId="sumotwilightershares">
    <w:name w:val="sumo_twilighter_shares"/>
    <w:basedOn w:val="DefaultParagraphFont"/>
    <w:rsid w:val="005C5D7D"/>
  </w:style>
  <w:style w:type="paragraph" w:styleId="ListParagraph">
    <w:name w:val="List Paragraph"/>
    <w:basedOn w:val="Normal"/>
    <w:uiPriority w:val="34"/>
    <w:qFormat/>
    <w:rsid w:val="005C5D7D"/>
    <w:pPr>
      <w:ind w:left="720"/>
      <w:contextualSpacing/>
    </w:pPr>
  </w:style>
  <w:style w:type="paragraph" w:styleId="BalloonText">
    <w:name w:val="Balloon Text"/>
    <w:basedOn w:val="Normal"/>
    <w:link w:val="BalloonTextChar"/>
    <w:uiPriority w:val="99"/>
    <w:semiHidden/>
    <w:unhideWhenUsed/>
    <w:rsid w:val="005C5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D7D"/>
    <w:rPr>
      <w:rFonts w:ascii="Tahoma" w:hAnsi="Tahoma" w:cs="Tahoma"/>
      <w:sz w:val="16"/>
      <w:szCs w:val="16"/>
    </w:rPr>
  </w:style>
  <w:style w:type="character" w:customStyle="1" w:styleId="Heading2Char">
    <w:name w:val="Heading 2 Char"/>
    <w:basedOn w:val="DefaultParagraphFont"/>
    <w:link w:val="Heading2"/>
    <w:uiPriority w:val="9"/>
    <w:rsid w:val="005C5D7D"/>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316437"/>
    <w:pPr>
      <w:spacing w:after="0" w:line="240" w:lineRule="auto"/>
    </w:pPr>
  </w:style>
  <w:style w:type="character" w:customStyle="1" w:styleId="Heading3Char">
    <w:name w:val="Heading 3 Char"/>
    <w:basedOn w:val="DefaultParagraphFont"/>
    <w:link w:val="Heading3"/>
    <w:uiPriority w:val="9"/>
    <w:semiHidden/>
    <w:rsid w:val="004550C6"/>
    <w:rPr>
      <w:rFonts w:asciiTheme="majorHAnsi" w:eastAsiaTheme="majorEastAsia" w:hAnsiTheme="majorHAnsi" w:cstheme="majorBidi"/>
      <w:b/>
      <w:bCs/>
      <w:color w:val="4F81BD" w:themeColor="accent1"/>
    </w:rPr>
  </w:style>
  <w:style w:type="character" w:customStyle="1" w:styleId="SubtleEmphasis1">
    <w:name w:val="Subtle Emphasis1"/>
    <w:uiPriority w:val="19"/>
    <w:qFormat/>
    <w:rsid w:val="004550C6"/>
    <w:rPr>
      <w:i/>
      <w:iCs/>
      <w:color w:val="808080"/>
    </w:rPr>
  </w:style>
  <w:style w:type="character" w:styleId="Emphasis">
    <w:name w:val="Emphasis"/>
    <w:uiPriority w:val="20"/>
    <w:qFormat/>
    <w:rsid w:val="004550C6"/>
    <w:rPr>
      <w:i/>
      <w:iCs/>
    </w:rPr>
  </w:style>
  <w:style w:type="character" w:styleId="Hyperlink">
    <w:name w:val="Hyperlink"/>
    <w:uiPriority w:val="99"/>
    <w:semiHidden/>
    <w:unhideWhenUsed/>
    <w:rsid w:val="004550C6"/>
    <w:rPr>
      <w:color w:val="0000FF"/>
      <w:u w:val="single"/>
    </w:rPr>
  </w:style>
  <w:style w:type="character" w:styleId="HTMLTypewriter">
    <w:name w:val="HTML Typewriter"/>
    <w:uiPriority w:val="99"/>
    <w:semiHidden/>
    <w:unhideWhenUsed/>
    <w:rsid w:val="004550C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hashtag/files?source=feed_text&amp;story_id=1530381230578596" TargetMode="External"/><Relationship Id="rId18" Type="http://schemas.openxmlformats.org/officeDocument/2006/relationships/hyperlink" Target="https://www.facebook.com/hashtag/hdfs?source=feed_text&amp;story_id=1522039918079394" TargetMode="External"/><Relationship Id="rId26" Type="http://schemas.openxmlformats.org/officeDocument/2006/relationships/hyperlink" Target="http://wiki.apache.org/hadoop/HadoopJavaVersions" TargetMode="External"/><Relationship Id="rId39" Type="http://schemas.openxmlformats.org/officeDocument/2006/relationships/hyperlink" Target="https://docs.marklogic.com/guide/mapreduce/hadoop" TargetMode="External"/><Relationship Id="rId21" Type="http://schemas.openxmlformats.org/officeDocument/2006/relationships/hyperlink" Target="https://www.facebook.com/hashtag/hadoop?source=feed_text&amp;story_id=1510995472517172" TargetMode="External"/><Relationship Id="rId34" Type="http://schemas.openxmlformats.org/officeDocument/2006/relationships/hyperlink" Target="http://wiki.apache.org/hadoop/JobTracker" TargetMode="External"/><Relationship Id="rId42" Type="http://schemas.openxmlformats.org/officeDocument/2006/relationships/hyperlink" Target="https://docs.marklogic.com/guide/mapreduce/hadoop"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www.hadoopwizard.com/which-big-data-company-has-the-worlds-biggest-hadoop-cluster/" TargetMode="External"/><Relationship Id="rId68"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hyperlink" Target="https://www.facebook.com/hashtag/namenodes?source=feed_text&amp;story_id=1526142847669101" TargetMode="External"/><Relationship Id="rId29" Type="http://schemas.openxmlformats.org/officeDocument/2006/relationships/hyperlink" Target="http://wiki.apache.org/hadoop/NameNode" TargetMode="External"/><Relationship Id="rId1" Type="http://schemas.openxmlformats.org/officeDocument/2006/relationships/numbering" Target="numbering.xml"/><Relationship Id="rId6" Type="http://schemas.openxmlformats.org/officeDocument/2006/relationships/hyperlink" Target="http://www.fromdev.com/2010/12/interview-questions-hadoop-mapreduce.html" TargetMode="External"/><Relationship Id="rId11" Type="http://schemas.openxmlformats.org/officeDocument/2006/relationships/hyperlink" Target="https://www.facebook.com/hashtag/filesystem?source=feed_text&amp;story_id=1531897017093684" TargetMode="External"/><Relationship Id="rId24" Type="http://schemas.openxmlformats.org/officeDocument/2006/relationships/hyperlink" Target="http://www.fromdev.com/2010/12/interview-questions-hadoop-mapreduce.html" TargetMode="External"/><Relationship Id="rId32" Type="http://schemas.openxmlformats.org/officeDocument/2006/relationships/hyperlink" Target="http://wiki.apache.org/hadoop/MapReduce" TargetMode="External"/><Relationship Id="rId37" Type="http://schemas.openxmlformats.org/officeDocument/2006/relationships/hyperlink" Target="http://wiki.apache.org/hadoop/DataNode" TargetMode="External"/><Relationship Id="rId40" Type="http://schemas.openxmlformats.org/officeDocument/2006/relationships/hyperlink" Target="https://docs.marklogic.com/guide/mapreduce/hadoop" TargetMode="External"/><Relationship Id="rId45" Type="http://schemas.openxmlformats.org/officeDocument/2006/relationships/image" Target="media/image3.jpeg"/><Relationship Id="rId53" Type="http://schemas.openxmlformats.org/officeDocument/2006/relationships/hyperlink" Target="http://pig.apache.org/docs/r0.9.0/perf.html" TargetMode="External"/><Relationship Id="rId58" Type="http://schemas.openxmlformats.org/officeDocument/2006/relationships/image" Target="media/image13.emf"/><Relationship Id="rId66" Type="http://schemas.openxmlformats.org/officeDocument/2006/relationships/image" Target="media/image18.emf"/><Relationship Id="rId5" Type="http://schemas.openxmlformats.org/officeDocument/2006/relationships/image" Target="media/image1.emf"/><Relationship Id="rId15" Type="http://schemas.openxmlformats.org/officeDocument/2006/relationships/hyperlink" Target="https://www.facebook.com/hashtag/hdfs?source=feed_text&amp;story_id=1526142847669101" TargetMode="External"/><Relationship Id="rId23" Type="http://schemas.openxmlformats.org/officeDocument/2006/relationships/hyperlink" Target="https://www.facebook.com/hashtag/hdfs?source=feed_text&amp;story_id=1510995472517172" TargetMode="External"/><Relationship Id="rId28" Type="http://schemas.openxmlformats.org/officeDocument/2006/relationships/hyperlink" Target="http://www.cygwin.com/" TargetMode="External"/><Relationship Id="rId36" Type="http://schemas.openxmlformats.org/officeDocument/2006/relationships/hyperlink" Target="http://wiki.apache.org/hadoop/TaskTracker" TargetMode="External"/><Relationship Id="rId49" Type="http://schemas.openxmlformats.org/officeDocument/2006/relationships/image" Target="media/image7.png"/><Relationship Id="rId57" Type="http://schemas.openxmlformats.org/officeDocument/2006/relationships/image" Target="media/image12.emf"/><Relationship Id="rId61" Type="http://schemas.openxmlformats.org/officeDocument/2006/relationships/hyperlink" Target="http://www.hadoopwizard.com/top-10-presentations-for-learning-hadoop-on-slideshare" TargetMode="External"/><Relationship Id="rId10" Type="http://schemas.openxmlformats.org/officeDocument/2006/relationships/hyperlink" Target="https://www.facebook.com/hashtag/datanodes?source=feed_text&amp;story_id=1531897017093684" TargetMode="External"/><Relationship Id="rId19" Type="http://schemas.openxmlformats.org/officeDocument/2006/relationships/hyperlink" Target="https://www.facebook.com/hashtag/google?source=feed_text&amp;story_id=1522039918079394" TargetMode="External"/><Relationship Id="rId31" Type="http://schemas.openxmlformats.org/officeDocument/2006/relationships/hyperlink" Target="http://wiki.apache.org/hadoop/JobTracker" TargetMode="External"/><Relationship Id="rId44" Type="http://schemas.openxmlformats.org/officeDocument/2006/relationships/hyperlink" Target="https://docs.marklogic.com/guide/mapreduce/hadoop" TargetMode="External"/><Relationship Id="rId52" Type="http://schemas.openxmlformats.org/officeDocument/2006/relationships/hyperlink" Target="http://java.sun.com/javase/6/docs/api/java/util/regex/Pattern.html" TargetMode="External"/><Relationship Id="rId60" Type="http://schemas.openxmlformats.org/officeDocument/2006/relationships/image" Target="media/image15.emf"/><Relationship Id="rId65"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hyperlink" Target="https://www.facebook.com/hashtag/hdfs?source=feed_text&amp;story_id=1531897017093684" TargetMode="External"/><Relationship Id="rId14" Type="http://schemas.openxmlformats.org/officeDocument/2006/relationships/hyperlink" Target="https://www.facebook.com/hashtag/directories?source=feed_text&amp;story_id=1530381230578596" TargetMode="External"/><Relationship Id="rId22" Type="http://schemas.openxmlformats.org/officeDocument/2006/relationships/hyperlink" Target="https://www.facebook.com/hashtag/hbase?source=feed_text&amp;story_id=1510995472517172" TargetMode="External"/><Relationship Id="rId27" Type="http://schemas.openxmlformats.org/officeDocument/2006/relationships/hyperlink" Target="http://wiki.apache.org/hadoop/OpenSolaris" TargetMode="External"/><Relationship Id="rId30" Type="http://schemas.openxmlformats.org/officeDocument/2006/relationships/hyperlink" Target="http://wiki.apache.org/hadoop/JobTracker" TargetMode="External"/><Relationship Id="rId35" Type="http://schemas.openxmlformats.org/officeDocument/2006/relationships/hyperlink" Target="http://wiki.apache.org/hadoop/NameNode" TargetMode="External"/><Relationship Id="rId43" Type="http://schemas.openxmlformats.org/officeDocument/2006/relationships/hyperlink" Target="https://docs.marklogic.com/guide/mapreduce/hadoop" TargetMode="External"/><Relationship Id="rId48" Type="http://schemas.openxmlformats.org/officeDocument/2006/relationships/image" Target="media/image6.png"/><Relationship Id="rId56" Type="http://schemas.openxmlformats.org/officeDocument/2006/relationships/image" Target="media/image11.png"/><Relationship Id="rId64" Type="http://schemas.openxmlformats.org/officeDocument/2006/relationships/image" Target="media/image16.emf"/><Relationship Id="rId69" Type="http://schemas.openxmlformats.org/officeDocument/2006/relationships/theme" Target="theme/theme1.xml"/><Relationship Id="rId8" Type="http://schemas.openxmlformats.org/officeDocument/2006/relationships/hyperlink" Target="http://www.fromdev.com/2010/12/interview-questions-hadoop-mapreduce.html" TargetMode="External"/><Relationship Id="rId51" Type="http://schemas.openxmlformats.org/officeDocument/2006/relationships/image" Target="media/image9.png"/><Relationship Id="rId3" Type="http://schemas.openxmlformats.org/officeDocument/2006/relationships/settings" Target="settings.xml"/><Relationship Id="rId12" Type="http://schemas.openxmlformats.org/officeDocument/2006/relationships/hyperlink" Target="https://www.facebook.com/hashtag/hdfs?source=feed_text&amp;story_id=1530381230578596" TargetMode="External"/><Relationship Id="rId17" Type="http://schemas.openxmlformats.org/officeDocument/2006/relationships/hyperlink" Target="https://www.facebook.com/hashtag/gfs?source=feed_text&amp;story_id=1522039918079394" TargetMode="External"/><Relationship Id="rId25" Type="http://schemas.openxmlformats.org/officeDocument/2006/relationships/hyperlink" Target="http://www.fromdev.com/2010/12/interview-questions-hadoop-mapreduce.html" TargetMode="External"/><Relationship Id="rId33" Type="http://schemas.openxmlformats.org/officeDocument/2006/relationships/hyperlink" Target="http://wiki.apache.org/hadoop/NameNode" TargetMode="External"/><Relationship Id="rId38" Type="http://schemas.openxmlformats.org/officeDocument/2006/relationships/hyperlink" Target="http://wiki.apache.org/hadoop/NameNode" TargetMode="External"/><Relationship Id="rId46" Type="http://schemas.openxmlformats.org/officeDocument/2006/relationships/image" Target="media/image4.jpeg"/><Relationship Id="rId59" Type="http://schemas.openxmlformats.org/officeDocument/2006/relationships/image" Target="media/image14.emf"/><Relationship Id="rId67" Type="http://schemas.openxmlformats.org/officeDocument/2006/relationships/image" Target="media/image19.png"/><Relationship Id="rId20" Type="http://schemas.openxmlformats.org/officeDocument/2006/relationships/hyperlink" Target="https://www.facebook.com/hashtag/servers?source=feed_text&amp;story_id=1522039918079394" TargetMode="External"/><Relationship Id="rId41" Type="http://schemas.openxmlformats.org/officeDocument/2006/relationships/hyperlink" Target="https://docs.marklogic.com/guide/mapreduce/hadoop" TargetMode="External"/><Relationship Id="rId54" Type="http://schemas.openxmlformats.org/officeDocument/2006/relationships/hyperlink" Target="http://java.sun.com/javase/6/docs/api/java/util/regex/package-summary.html" TargetMode="External"/><Relationship Id="rId62" Type="http://schemas.openxmlformats.org/officeDocument/2006/relationships/hyperlink" Target="http://www.hadoopwizard.com/events/categories/con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80</Pages>
  <Words>17257</Words>
  <Characters>98368</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shruthi</dc:creator>
  <cp:lastModifiedBy>Guest</cp:lastModifiedBy>
  <cp:revision>18</cp:revision>
  <dcterms:created xsi:type="dcterms:W3CDTF">2015-02-16T03:18:00Z</dcterms:created>
  <dcterms:modified xsi:type="dcterms:W3CDTF">2015-02-19T03:27:00Z</dcterms:modified>
</cp:coreProperties>
</file>